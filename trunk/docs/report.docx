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778" w:rsidRDefault="00E76778" w:rsidP="004607FB">
      <w:pPr>
        <w:pStyle w:val="Heading1"/>
      </w:pPr>
      <w:r>
        <w:t>Introduction</w:t>
      </w:r>
    </w:p>
    <w:p w:rsidR="002C33CC" w:rsidRDefault="002C33CC" w:rsidP="00E76778">
      <w:pPr>
        <w:pStyle w:val="Heading2"/>
      </w:pPr>
      <w:r>
        <w:t>Objectives</w:t>
      </w:r>
    </w:p>
    <w:p w:rsidR="00402D6C" w:rsidRDefault="005E0240" w:rsidP="002C33CC">
      <w:r>
        <w:t xml:space="preserve">The </w:t>
      </w:r>
      <w:r w:rsidR="004916C8">
        <w:t>digitized waveforms</w:t>
      </w:r>
      <w:r>
        <w:t xml:space="preserve"> of the returned laser beam</w:t>
      </w:r>
      <w:r w:rsidR="004916C8">
        <w:t>s</w:t>
      </w:r>
      <w:r>
        <w:t xml:space="preserve"> </w:t>
      </w:r>
      <w:r w:rsidR="004916C8">
        <w:t xml:space="preserve">are </w:t>
      </w:r>
      <w:r>
        <w:t xml:space="preserve">expected to </w:t>
      </w:r>
      <w:r w:rsidR="001C28EA">
        <w:t xml:space="preserve">carry some kind of </w:t>
      </w:r>
      <w:r>
        <w:t xml:space="preserve">features </w:t>
      </w:r>
      <w:r w:rsidR="00077DE0">
        <w:t>of</w:t>
      </w:r>
      <w:r>
        <w:t xml:space="preserve"> the object</w:t>
      </w:r>
      <w:r w:rsidR="00077DE0">
        <w:t>s</w:t>
      </w:r>
      <w:r>
        <w:t xml:space="preserve"> from that it was backscattered.</w:t>
      </w:r>
      <w:r w:rsidR="00375F0D">
        <w:t xml:space="preserve"> </w:t>
      </w:r>
      <w:r w:rsidR="00402D6C">
        <w:t xml:space="preserve">Extracting or identifying </w:t>
      </w:r>
      <w:r w:rsidR="00020032">
        <w:t xml:space="preserve">these features from </w:t>
      </w:r>
      <w:r w:rsidR="00402D6C">
        <w:t xml:space="preserve">the waveforms </w:t>
      </w:r>
      <w:r w:rsidR="00011159">
        <w:t>allows</w:t>
      </w:r>
      <w:r w:rsidR="00402D6C">
        <w:t xml:space="preserve"> us to </w:t>
      </w:r>
      <w:r w:rsidR="000E7300">
        <w:t xml:space="preserve">acquire information from </w:t>
      </w:r>
      <w:r w:rsidR="00E62EC2">
        <w:t>the object</w:t>
      </w:r>
      <w:r w:rsidR="00020032">
        <w:t>s</w:t>
      </w:r>
      <w:r w:rsidR="00E62EC2">
        <w:t xml:space="preserve"> </w:t>
      </w:r>
      <w:r w:rsidR="00020032">
        <w:t xml:space="preserve">based on </w:t>
      </w:r>
      <w:r w:rsidR="00E62EC2">
        <w:t xml:space="preserve">a single waveform without knowing their spatial position </w:t>
      </w:r>
      <w:r w:rsidR="00020032">
        <w:t>or using its</w:t>
      </w:r>
      <w:r w:rsidR="00E62EC2">
        <w:t xml:space="preserve"> neighbor points.</w:t>
      </w:r>
      <w:r w:rsidR="003B1091">
        <w:t xml:space="preserve"> For example, determining the </w:t>
      </w:r>
      <w:r w:rsidR="009B7711">
        <w:t>orientation</w:t>
      </w:r>
      <w:r w:rsidR="003B1091">
        <w:t xml:space="preserve"> surface is not a challenged topic, whether the point environment can be used, but </w:t>
      </w:r>
      <w:r w:rsidR="005839C8">
        <w:t>it become</w:t>
      </w:r>
      <w:r w:rsidR="004D1E74">
        <w:t>s</w:t>
      </w:r>
      <w:r w:rsidR="005839C8">
        <w:t xml:space="preserve"> to be </w:t>
      </w:r>
      <w:r w:rsidR="004D1E74">
        <w:t>difficult</w:t>
      </w:r>
      <w:r w:rsidR="005839C8">
        <w:t xml:space="preserve">, if </w:t>
      </w:r>
      <w:r w:rsidR="003B1091">
        <w:t xml:space="preserve">these neighbor points </w:t>
      </w:r>
      <w:r w:rsidR="005839C8">
        <w:t>are not available, and the determination has to be based on only the shape of the waveform.</w:t>
      </w:r>
    </w:p>
    <w:p w:rsidR="007D4E5A" w:rsidRDefault="007D4E5A" w:rsidP="002C33CC">
      <w:r>
        <w:t>The main topic of this study is that wav</w:t>
      </w:r>
      <w:r w:rsidR="00B83886">
        <w:t>eform classification</w:t>
      </w:r>
      <w:r w:rsidR="00E91EEF">
        <w:t xml:space="preserve">. </w:t>
      </w:r>
      <w:r w:rsidR="004D7A65">
        <w:t xml:space="preserve">The </w:t>
      </w:r>
      <w:r w:rsidR="00931539">
        <w:t>classifications are</w:t>
      </w:r>
      <w:r w:rsidR="004227AE">
        <w:t xml:space="preserve"> divided</w:t>
      </w:r>
      <w:r w:rsidR="004D7A65">
        <w:t xml:space="preserve"> </w:t>
      </w:r>
      <w:r w:rsidR="00931539">
        <w:t>into</w:t>
      </w:r>
      <w:r w:rsidR="004D7A65">
        <w:t xml:space="preserve"> two </w:t>
      </w:r>
      <w:r w:rsidR="00797BB1">
        <w:t>investigation cases</w:t>
      </w:r>
      <w:r w:rsidR="004D7A65">
        <w:t xml:space="preserve">. Regarding the first </w:t>
      </w:r>
      <w:r w:rsidR="0003466C">
        <w:t>case, which covers</w:t>
      </w:r>
      <w:r w:rsidR="004D7A65">
        <w:t xml:space="preserve"> the first part of the study, we examine the waveform shapes at different incidence angle. </w:t>
      </w:r>
      <w:r w:rsidR="009B7711">
        <w:t xml:space="preserve">If this impact is detected, the object orientation would be derived </w:t>
      </w:r>
      <w:proofErr w:type="gramStart"/>
      <w:r w:rsidR="009B7711">
        <w:t>from a</w:t>
      </w:r>
      <w:proofErr w:type="gramEnd"/>
      <w:r w:rsidR="009B7711">
        <w:t xml:space="preserve"> single waveforms. </w:t>
      </w:r>
      <w:r w:rsidR="006C7D64">
        <w:t>The second investigated ca</w:t>
      </w:r>
      <w:r w:rsidR="00C5045E">
        <w:t>se is the object classification.</w:t>
      </w:r>
      <w:r w:rsidR="007F6665">
        <w:t xml:space="preserve"> In this second part, we introduce our method and its validation to </w:t>
      </w:r>
      <w:r w:rsidR="007F222D">
        <w:t xml:space="preserve">distinguish the </w:t>
      </w:r>
      <w:r w:rsidR="004D5A6F">
        <w:t>surface</w:t>
      </w:r>
      <w:r w:rsidR="007F222D">
        <w:t xml:space="preserve"> types </w:t>
      </w:r>
      <w:r w:rsidR="004D5A6F">
        <w:t xml:space="preserve">(e.g. tree, buildings, roads) </w:t>
      </w:r>
      <w:r w:rsidR="007F222D">
        <w:t>using just the single waveforms.</w:t>
      </w:r>
    </w:p>
    <w:p w:rsidR="00E76778" w:rsidRDefault="00E76778" w:rsidP="00E76778">
      <w:pPr>
        <w:pStyle w:val="Heading2"/>
      </w:pPr>
      <w:r>
        <w:t>Structure</w:t>
      </w:r>
    </w:p>
    <w:p w:rsidR="003E7F2C" w:rsidRDefault="00E9666B" w:rsidP="002C33CC">
      <w:r>
        <w:t>This report follows the next structure. First we present the dataset</w:t>
      </w:r>
      <w:r w:rsidR="00D5174A">
        <w:t xml:space="preserve">, which </w:t>
      </w:r>
      <w:r>
        <w:t xml:space="preserve">comes from two aerial </w:t>
      </w:r>
      <w:proofErr w:type="spellStart"/>
      <w:r>
        <w:t>Lidar</w:t>
      </w:r>
      <w:proofErr w:type="spellEnd"/>
      <w:r>
        <w:t xml:space="preserve"> sensors. </w:t>
      </w:r>
    </w:p>
    <w:p w:rsidR="00D57947" w:rsidRDefault="007F4CE6" w:rsidP="00B33B31">
      <w:pPr>
        <w:spacing w:line="240" w:lineRule="auto"/>
        <w:jc w:val="left"/>
        <w:rPr>
          <w:rFonts w:eastAsiaTheme="majorEastAsia" w:cstheme="majorBidi"/>
          <w:b/>
          <w:bCs/>
          <w:sz w:val="32"/>
          <w:szCs w:val="28"/>
        </w:rPr>
      </w:pPr>
      <w:r>
        <w:t>In the “</w:t>
      </w:r>
      <w:r>
        <w:fldChar w:fldCharType="begin"/>
      </w:r>
      <w:r>
        <w:instrText xml:space="preserve"> REF _Ref395962559 \h </w:instrText>
      </w:r>
      <w:r>
        <w:fldChar w:fldCharType="separate"/>
      </w:r>
      <w:r w:rsidR="00D57947">
        <w:br w:type="page"/>
      </w:r>
    </w:p>
    <w:p w:rsidR="003E7F2C" w:rsidRDefault="00D57947" w:rsidP="002C33CC">
      <w:r>
        <w:lastRenderedPageBreak/>
        <w:t>Methods</w:t>
      </w:r>
      <w:r w:rsidR="007F4CE6">
        <w:fldChar w:fldCharType="end"/>
      </w:r>
      <w:r w:rsidR="007F4CE6">
        <w:t xml:space="preserve">” </w:t>
      </w:r>
      <w:r w:rsidR="003E7F2C">
        <w:t>chapter</w:t>
      </w:r>
      <w:r w:rsidR="007F4CE6">
        <w:t>, we introduced those approaches, processes, and methods that are used on the data. This part can be divided to three other sections. In the first section, the data preprocessing is presented, than the features and their calculation is summarized which is used for the classification. These features are actually the compact representation of the waveforms. In the last section, we give a short briefly to the applied classifiers.</w:t>
      </w:r>
      <w:r w:rsidR="003E7F2C">
        <w:t xml:space="preserve"> </w:t>
      </w:r>
    </w:p>
    <w:p w:rsidR="003E7F2C" w:rsidRDefault="003E7F2C" w:rsidP="002C33CC">
      <w:r>
        <w:t>In the “</w:t>
      </w:r>
      <w:r>
        <w:fldChar w:fldCharType="begin"/>
      </w:r>
      <w:r>
        <w:instrText xml:space="preserve"> REF _Ref395962844 \h </w:instrText>
      </w:r>
      <w:r>
        <w:fldChar w:fldCharType="separate"/>
      </w:r>
      <w:r w:rsidR="00D57947">
        <w:t>The library and tools</w:t>
      </w:r>
      <w:r>
        <w:fldChar w:fldCharType="end"/>
      </w:r>
      <w:r>
        <w:t xml:space="preserve">” chapter, the developed </w:t>
      </w:r>
      <w:proofErr w:type="spellStart"/>
      <w:r>
        <w:t>Matlab</w:t>
      </w:r>
      <w:proofErr w:type="spellEnd"/>
      <w:r>
        <w:t xml:space="preserve"> library is introduced.</w:t>
      </w:r>
      <w:r w:rsidR="00413700">
        <w:t xml:space="preserve"> The library is versioned by SVN and storied in a Google Code</w:t>
      </w:r>
      <w:r>
        <w:t xml:space="preserve"> </w:t>
      </w:r>
      <w:r w:rsidR="00413700">
        <w:t xml:space="preserve">repository. </w:t>
      </w:r>
      <w:r w:rsidR="002D53E8">
        <w:t xml:space="preserve">The open </w:t>
      </w:r>
      <w:r w:rsidR="00FD1189">
        <w:t>access allows checking and repeating our investigation easily or using</w:t>
      </w:r>
      <w:r w:rsidR="00370D96">
        <w:t xml:space="preserve"> the codes for working on other datasets</w:t>
      </w:r>
      <w:r w:rsidR="002D53E8">
        <w:t xml:space="preserve">. </w:t>
      </w:r>
      <w:r>
        <w:t>The investigation require</w:t>
      </w:r>
      <w:r w:rsidR="007D7B2D">
        <w:t>s</w:t>
      </w:r>
      <w:r>
        <w:t xml:space="preserve"> </w:t>
      </w:r>
      <w:r w:rsidR="009A0976">
        <w:t>using</w:t>
      </w:r>
      <w:r>
        <w:t xml:space="preserve"> different 3</w:t>
      </w:r>
      <w:r w:rsidRPr="003E7F2C">
        <w:rPr>
          <w:vertAlign w:val="superscript"/>
        </w:rPr>
        <w:t>rd</w:t>
      </w:r>
      <w:r>
        <w:t xml:space="preserve"> party libraries and application</w:t>
      </w:r>
      <w:r w:rsidR="009A0976">
        <w:t xml:space="preserve"> for preprocessing or accessing the data, etc.</w:t>
      </w:r>
      <w:r>
        <w:t xml:space="preserve">, the aim of </w:t>
      </w:r>
      <w:r w:rsidR="009A0976">
        <w:t>“</w:t>
      </w:r>
      <w:r>
        <w:fldChar w:fldCharType="begin"/>
      </w:r>
      <w:r>
        <w:instrText xml:space="preserve"> REF _Ref395962913 \h </w:instrText>
      </w:r>
      <w:r>
        <w:fldChar w:fldCharType="separate"/>
      </w:r>
      <w:r w:rsidR="00D57947">
        <w:t>Tools</w:t>
      </w:r>
      <w:r>
        <w:fldChar w:fldCharType="end"/>
      </w:r>
      <w:r w:rsidR="009A0976">
        <w:t>”</w:t>
      </w:r>
      <w:r>
        <w:t xml:space="preserve"> section is to present these </w:t>
      </w:r>
      <w:r w:rsidR="009A0976">
        <w:t>items</w:t>
      </w:r>
      <w:r>
        <w:t xml:space="preserve">. </w:t>
      </w:r>
    </w:p>
    <w:p w:rsidR="008C2CD4" w:rsidRDefault="008C2CD4" w:rsidP="002C33CC">
      <w:r>
        <w:t>The core chapters are started with “Examination #”</w:t>
      </w:r>
      <w:r w:rsidR="0044639E">
        <w:t>:</w:t>
      </w:r>
      <w:r>
        <w:t xml:space="preserve"> “</w:t>
      </w:r>
      <w:r>
        <w:fldChar w:fldCharType="begin"/>
      </w:r>
      <w:r>
        <w:instrText xml:space="preserve"> REF _Ref395956920 \h </w:instrText>
      </w:r>
      <w:r>
        <w:fldChar w:fldCharType="separate"/>
      </w:r>
      <w:r w:rsidR="00D57947">
        <w:t>Examination 1: Roof</w:t>
      </w:r>
      <w:r>
        <w:fldChar w:fldCharType="end"/>
      </w:r>
      <w:r>
        <w:t>”, “</w:t>
      </w:r>
      <w:r>
        <w:fldChar w:fldCharType="begin"/>
      </w:r>
      <w:r>
        <w:instrText xml:space="preserve"> REF _Ref395963179 \h </w:instrText>
      </w:r>
      <w:r>
        <w:fldChar w:fldCharType="separate"/>
      </w:r>
      <w:r w:rsidR="00D57947">
        <w:t>Examination 2: Clustering with SOM neural network</w:t>
      </w:r>
      <w:r>
        <w:fldChar w:fldCharType="end"/>
      </w:r>
      <w:r>
        <w:t>”, “</w:t>
      </w:r>
      <w:r>
        <w:fldChar w:fldCharType="begin"/>
      </w:r>
      <w:r>
        <w:instrText xml:space="preserve"> REF _Ref395963183 \h </w:instrText>
      </w:r>
      <w:r>
        <w:fldChar w:fldCharType="separate"/>
      </w:r>
      <w:r w:rsidR="00D57947">
        <w:t>Examination 3: Land classification</w:t>
      </w:r>
      <w:r>
        <w:fldChar w:fldCharType="end"/>
      </w:r>
      <w:r>
        <w:t>”. These describe the examination scenarios, present the selected test areas and discuss the results.</w:t>
      </w:r>
      <w:r w:rsidR="00372CC6">
        <w:t xml:space="preserve"> Ultimately, we conclude our results in the Conclusion chapter.</w:t>
      </w:r>
    </w:p>
    <w:p w:rsidR="00EE164D" w:rsidRDefault="00EE164D">
      <w:pPr>
        <w:spacing w:line="276" w:lineRule="auto"/>
        <w:jc w:val="left"/>
      </w:pPr>
      <w:r>
        <w:br w:type="page"/>
      </w:r>
    </w:p>
    <w:p w:rsidR="00C2550E" w:rsidRDefault="00C2550E" w:rsidP="004607FB">
      <w:pPr>
        <w:pStyle w:val="Heading1"/>
      </w:pPr>
      <w:r>
        <w:lastRenderedPageBreak/>
        <w:t>Dataset</w:t>
      </w:r>
    </w:p>
    <w:p w:rsidR="006D1065" w:rsidRDefault="00131C9D" w:rsidP="00E61731">
      <w:pPr>
        <w:pStyle w:val="Heading2"/>
      </w:pPr>
      <w:r>
        <w:t>File</w:t>
      </w:r>
      <w:r w:rsidR="00E61731">
        <w:t xml:space="preserve"> formats</w:t>
      </w:r>
    </w:p>
    <w:p w:rsidR="00A9792E" w:rsidRDefault="00E61731" w:rsidP="00B04797">
      <w:r>
        <w:t>Two type</w:t>
      </w:r>
      <w:r w:rsidR="00131C9D">
        <w:t>s</w:t>
      </w:r>
      <w:r>
        <w:t xml:space="preserve"> of </w:t>
      </w:r>
      <w:r w:rsidR="00131C9D">
        <w:t>file</w:t>
      </w:r>
      <w:r>
        <w:t xml:space="preserve"> format </w:t>
      </w:r>
      <w:r w:rsidR="00F14221">
        <w:t>are used in this study</w:t>
      </w:r>
      <w:r w:rsidR="002A1941">
        <w:t xml:space="preserve">: the LAS file is a popular file format for point clouds and SDF file, which is the </w:t>
      </w:r>
      <w:proofErr w:type="spellStart"/>
      <w:r w:rsidR="002A1941">
        <w:t>Riegl’s</w:t>
      </w:r>
      <w:proofErr w:type="spellEnd"/>
      <w:r w:rsidR="002A1941">
        <w:t xml:space="preserve"> own file format for </w:t>
      </w:r>
      <w:r w:rsidR="00B942F8">
        <w:t>storing</w:t>
      </w:r>
      <w:r w:rsidR="002A1941">
        <w:t xml:space="preserve"> waveform data.</w:t>
      </w:r>
      <w:r w:rsidR="00A840C7">
        <w:t xml:space="preserve"> </w:t>
      </w:r>
      <w:r w:rsidR="0004348C">
        <w:t xml:space="preserve"> </w:t>
      </w:r>
      <w:r w:rsidR="00A840C7">
        <w:t>The LAS file contains the f</w:t>
      </w:r>
      <w:r w:rsidR="00703254">
        <w:t>ollowing data:</w:t>
      </w:r>
      <w:r w:rsidR="00A9792E">
        <w:t xml:space="preserve"> </w:t>
      </w:r>
      <w:r w:rsidR="00A9792E" w:rsidRPr="008C6319">
        <w:t xml:space="preserve">X, Y, Z coordinates where horizontal coordinates are in </w:t>
      </w:r>
      <w:r w:rsidR="00A9792E">
        <w:t xml:space="preserve">NAD83 / </w:t>
      </w:r>
      <w:r w:rsidR="00A9792E" w:rsidRPr="008C6319">
        <w:t xml:space="preserve">UTM </w:t>
      </w:r>
      <w:r w:rsidR="00A9792E">
        <w:t xml:space="preserve"> </w:t>
      </w:r>
      <w:r w:rsidR="00A9792E" w:rsidRPr="008C6319">
        <w:t>Zone 18</w:t>
      </w:r>
      <w:r w:rsidR="00A9792E">
        <w:t>N</w:t>
      </w:r>
      <w:r w:rsidR="00A9792E" w:rsidRPr="008C6319">
        <w:t xml:space="preserve"> (EPSG:</w:t>
      </w:r>
      <w:r w:rsidR="00A9792E">
        <w:t>26918)</w:t>
      </w:r>
      <w:r w:rsidR="00B04797">
        <w:t xml:space="preserve">; Intensity of 16 bits range; Return number; Number of returns (given pulse); </w:t>
      </w:r>
      <w:r w:rsidR="00A9792E" w:rsidRPr="008C6319">
        <w:t>Class of the point – clas</w:t>
      </w:r>
      <w:r w:rsidR="00B04797">
        <w:t xml:space="preserve">ses according LAS specification; Scan angle rank; </w:t>
      </w:r>
      <w:r w:rsidR="00A9792E" w:rsidRPr="008C6319">
        <w:t>GPS time.</w:t>
      </w:r>
    </w:p>
    <w:p w:rsidR="00FD3148" w:rsidRDefault="00737A8D" w:rsidP="0004348C">
      <w:pPr>
        <w:spacing w:before="120"/>
      </w:pPr>
      <w:proofErr w:type="spellStart"/>
      <w:r>
        <w:rPr>
          <w:rFonts w:cs="Times New Roman"/>
        </w:rPr>
        <w:t>LASTools</w:t>
      </w:r>
      <w:proofErr w:type="spellEnd"/>
      <w:r>
        <w:rPr>
          <w:rFonts w:cs="Times New Roman"/>
        </w:rPr>
        <w:t xml:space="preserve"> software package is used to manipulate the LAS files (</w:t>
      </w:r>
      <w:r w:rsidR="005D74F3">
        <w:rPr>
          <w:rFonts w:cs="Times New Roman"/>
        </w:rPr>
        <w:t>e.g. cut, convert to txt file</w:t>
      </w:r>
      <w:r>
        <w:rPr>
          <w:rFonts w:cs="Times New Roman"/>
        </w:rPr>
        <w:t>).</w:t>
      </w:r>
      <w:r w:rsidR="0004348C">
        <w:rPr>
          <w:rFonts w:cs="Times New Roman"/>
        </w:rPr>
        <w:t xml:space="preserve"> </w:t>
      </w:r>
      <w:r w:rsidR="00B73B64">
        <w:t xml:space="preserve">In </w:t>
      </w:r>
      <w:r w:rsidR="008970CE">
        <w:t>the</w:t>
      </w:r>
      <w:r w:rsidR="00B73B64">
        <w:t xml:space="preserve"> SDF file,</w:t>
      </w:r>
      <w:r w:rsidR="002B29D6" w:rsidRPr="002B29D6">
        <w:t xml:space="preserve"> one record contains all data (including metadata) of the single waveform. </w:t>
      </w:r>
      <w:r w:rsidR="00FD3148">
        <w:t>These data is presented in the following table.</w:t>
      </w:r>
      <w:r w:rsidR="0055775D">
        <w:t xml:space="preserve"> In order to access the SDF’s data, we have to </w:t>
      </w:r>
      <w:r w:rsidR="00B02B7D">
        <w:t xml:space="preserve">write our own </w:t>
      </w:r>
      <w:proofErr w:type="spellStart"/>
      <w:r w:rsidR="00B02B7D">
        <w:t>Matlab</w:t>
      </w:r>
      <w:proofErr w:type="spellEnd"/>
      <w:r w:rsidR="00B02B7D">
        <w:t xml:space="preserve"> interface based on the manufacturer C implementation.</w:t>
      </w:r>
    </w:p>
    <w:tbl>
      <w:tblPr>
        <w:tblStyle w:val="TableGrid"/>
        <w:tblW w:w="0" w:type="auto"/>
        <w:tblLook w:val="04A0" w:firstRow="1" w:lastRow="0" w:firstColumn="1" w:lastColumn="0" w:noHBand="0" w:noVBand="1"/>
      </w:tblPr>
      <w:tblGrid>
        <w:gridCol w:w="2088"/>
        <w:gridCol w:w="7488"/>
      </w:tblGrid>
      <w:tr w:rsidR="0033646E" w:rsidTr="0033646E">
        <w:tc>
          <w:tcPr>
            <w:tcW w:w="2088" w:type="dxa"/>
            <w:vAlign w:val="center"/>
          </w:tcPr>
          <w:p w:rsidR="0033646E" w:rsidRPr="0033646E" w:rsidRDefault="0033646E" w:rsidP="0033646E">
            <w:pPr>
              <w:pStyle w:val="NoSpacing"/>
              <w:rPr>
                <w:b/>
              </w:rPr>
            </w:pPr>
            <w:r w:rsidRPr="0033646E">
              <w:rPr>
                <w:b/>
              </w:rPr>
              <w:t>Data name</w:t>
            </w:r>
          </w:p>
        </w:tc>
        <w:tc>
          <w:tcPr>
            <w:tcW w:w="7488" w:type="dxa"/>
            <w:vAlign w:val="center"/>
          </w:tcPr>
          <w:p w:rsidR="0033646E" w:rsidRPr="0033646E" w:rsidRDefault="0033646E" w:rsidP="0033646E">
            <w:pPr>
              <w:pStyle w:val="NoSpacing"/>
              <w:rPr>
                <w:b/>
              </w:rPr>
            </w:pPr>
            <w:r w:rsidRPr="0033646E">
              <w:rPr>
                <w:b/>
              </w:rPr>
              <w:t>Description</w:t>
            </w:r>
          </w:p>
        </w:tc>
      </w:tr>
      <w:tr w:rsidR="0033646E" w:rsidTr="0033646E">
        <w:tc>
          <w:tcPr>
            <w:tcW w:w="2088" w:type="dxa"/>
            <w:vAlign w:val="center"/>
          </w:tcPr>
          <w:p w:rsidR="0033646E" w:rsidRDefault="0033646E" w:rsidP="00FB4CB0">
            <w:pPr>
              <w:pStyle w:val="NoSpacing"/>
            </w:pPr>
            <w:proofErr w:type="spellStart"/>
            <w:r w:rsidRPr="002B29D6">
              <w:t>time_sorg</w:t>
            </w:r>
            <w:proofErr w:type="spellEnd"/>
          </w:p>
        </w:tc>
        <w:tc>
          <w:tcPr>
            <w:tcW w:w="7488" w:type="dxa"/>
            <w:vAlign w:val="center"/>
          </w:tcPr>
          <w:p w:rsidR="0033646E" w:rsidRDefault="00877E43" w:rsidP="00FB4CB0">
            <w:pPr>
              <w:pStyle w:val="NoSpacing"/>
            </w:pPr>
            <w:r w:rsidRPr="002B29D6">
              <w:t>S</w:t>
            </w:r>
            <w:r w:rsidR="0033646E" w:rsidRPr="002B29D6">
              <w:t>tart</w:t>
            </w:r>
            <w:r>
              <w:t xml:space="preserve"> </w:t>
            </w:r>
            <w:r w:rsidRPr="002B29D6">
              <w:t>time</w:t>
            </w:r>
            <w:r w:rsidR="0033646E" w:rsidRPr="002B29D6">
              <w:t xml:space="preserve"> of range gate [s] – it is a time stamp (internal) of instant </w:t>
            </w:r>
            <w:r w:rsidR="0033646E">
              <w:t>when data sampling is initiated</w:t>
            </w:r>
          </w:p>
        </w:tc>
      </w:tr>
      <w:tr w:rsidR="0033646E" w:rsidTr="0033646E">
        <w:tc>
          <w:tcPr>
            <w:tcW w:w="2088" w:type="dxa"/>
            <w:vAlign w:val="center"/>
          </w:tcPr>
          <w:p w:rsidR="0033646E" w:rsidRPr="002B29D6" w:rsidRDefault="0033646E" w:rsidP="00FB4CB0">
            <w:pPr>
              <w:pStyle w:val="NoSpacing"/>
            </w:pPr>
            <w:proofErr w:type="spellStart"/>
            <w:r w:rsidRPr="002B29D6">
              <w:t>time_external</w:t>
            </w:r>
            <w:proofErr w:type="spellEnd"/>
          </w:p>
        </w:tc>
        <w:tc>
          <w:tcPr>
            <w:tcW w:w="7488" w:type="dxa"/>
            <w:vAlign w:val="center"/>
          </w:tcPr>
          <w:p w:rsidR="0033646E" w:rsidRPr="002B29D6" w:rsidRDefault="0033646E" w:rsidP="00FB4CB0">
            <w:pPr>
              <w:pStyle w:val="NoSpacing"/>
            </w:pPr>
            <w:proofErr w:type="gramStart"/>
            <w:r w:rsidRPr="002B29D6">
              <w:t>external</w:t>
            </w:r>
            <w:proofErr w:type="gramEnd"/>
            <w:r w:rsidRPr="002B29D6">
              <w:t xml:space="preserve"> time relative to epoch [s] – it is a time stamp (external) which allows relating samples with external time, e.g. GPS. It is a difference between the instant of initialization of data sampling (need to be checked since that is not mentioned in documentation) and certain epoch (see explanation of the epoch</w:t>
            </w:r>
            <w:r>
              <w:t xml:space="preserve"> metadata for the file)</w:t>
            </w:r>
          </w:p>
        </w:tc>
      </w:tr>
      <w:tr w:rsidR="0033646E" w:rsidTr="0033646E">
        <w:tc>
          <w:tcPr>
            <w:tcW w:w="2088" w:type="dxa"/>
            <w:vAlign w:val="center"/>
          </w:tcPr>
          <w:p w:rsidR="0033646E" w:rsidRPr="002B29D6" w:rsidRDefault="0033646E" w:rsidP="00FB4CB0">
            <w:pPr>
              <w:pStyle w:val="NoSpacing"/>
            </w:pPr>
            <w:r w:rsidRPr="002B29D6">
              <w:t>origin</w:t>
            </w:r>
          </w:p>
        </w:tc>
        <w:tc>
          <w:tcPr>
            <w:tcW w:w="7488" w:type="dxa"/>
            <w:vAlign w:val="center"/>
          </w:tcPr>
          <w:p w:rsidR="0033646E" w:rsidRPr="002B29D6" w:rsidRDefault="0033646E" w:rsidP="00FB4CB0">
            <w:pPr>
              <w:pStyle w:val="NoSpacing"/>
            </w:pPr>
            <w:r w:rsidRPr="002B29D6">
              <w:t>origin vector [m] – it is 3D position (x, y, z) of laser pulse emission in scanner coordinate system</w:t>
            </w:r>
          </w:p>
        </w:tc>
      </w:tr>
      <w:tr w:rsidR="0033646E" w:rsidTr="0033646E">
        <w:trPr>
          <w:trHeight w:val="70"/>
        </w:trPr>
        <w:tc>
          <w:tcPr>
            <w:tcW w:w="2088" w:type="dxa"/>
            <w:vAlign w:val="center"/>
          </w:tcPr>
          <w:p w:rsidR="0033646E" w:rsidRPr="002B29D6" w:rsidRDefault="0033646E" w:rsidP="00FB4CB0">
            <w:pPr>
              <w:pStyle w:val="NoSpacing"/>
            </w:pPr>
            <w:r w:rsidRPr="002B29D6">
              <w:t>direction</w:t>
            </w:r>
          </w:p>
        </w:tc>
        <w:tc>
          <w:tcPr>
            <w:tcW w:w="7488" w:type="dxa"/>
            <w:vAlign w:val="center"/>
          </w:tcPr>
          <w:p w:rsidR="0033646E" w:rsidRPr="002B29D6" w:rsidRDefault="0033646E" w:rsidP="00FB4CB0">
            <w:pPr>
              <w:pStyle w:val="NoSpacing"/>
            </w:pPr>
            <w:r w:rsidRPr="002B29D6">
              <w:t>unit vector of laser pulse direction – it is given in the scanner coordinate system</w:t>
            </w:r>
          </w:p>
        </w:tc>
      </w:tr>
      <w:tr w:rsidR="0033646E" w:rsidTr="0033646E">
        <w:trPr>
          <w:trHeight w:val="70"/>
        </w:trPr>
        <w:tc>
          <w:tcPr>
            <w:tcW w:w="2088" w:type="dxa"/>
            <w:vAlign w:val="center"/>
          </w:tcPr>
          <w:p w:rsidR="0033646E" w:rsidRPr="002B29D6" w:rsidRDefault="0033646E" w:rsidP="00FB4CB0">
            <w:pPr>
              <w:pStyle w:val="NoSpacing"/>
            </w:pPr>
            <w:r w:rsidRPr="002B29D6">
              <w:t>flags</w:t>
            </w:r>
          </w:p>
        </w:tc>
        <w:tc>
          <w:tcPr>
            <w:tcW w:w="7488" w:type="dxa"/>
            <w:vAlign w:val="center"/>
          </w:tcPr>
          <w:p w:rsidR="0033646E" w:rsidRPr="002B29D6" w:rsidRDefault="0033646E" w:rsidP="00FB4CB0">
            <w:pPr>
              <w:pStyle w:val="NoSpacing"/>
            </w:pPr>
            <w:proofErr w:type="gramStart"/>
            <w:r w:rsidRPr="002B29D6">
              <w:t>record</w:t>
            </w:r>
            <w:proofErr w:type="gramEnd"/>
            <w:r w:rsidRPr="002B29D6">
              <w:t xml:space="preserve"> flag – it tells about GPS data synchronization, synchronization within last second, housekeeping record. Values retrieved during tests showed that usually flags value is equal 3 (most of the records). For the last waveform in the scan line it is equal 11, and equal 15 for the housekeeping record (without any useful waveform data) separating scan lines (it proceed as a next record after record with flag 15).</w:t>
            </w:r>
          </w:p>
        </w:tc>
      </w:tr>
      <w:tr w:rsidR="0033646E" w:rsidTr="0033646E">
        <w:trPr>
          <w:trHeight w:val="70"/>
        </w:trPr>
        <w:tc>
          <w:tcPr>
            <w:tcW w:w="2088" w:type="dxa"/>
            <w:vAlign w:val="center"/>
          </w:tcPr>
          <w:p w:rsidR="0033646E" w:rsidRPr="002B29D6" w:rsidRDefault="0033646E" w:rsidP="00FB4CB0">
            <w:pPr>
              <w:pStyle w:val="NoSpacing"/>
            </w:pPr>
            <w:r w:rsidRPr="002B29D6">
              <w:t>facet</w:t>
            </w:r>
          </w:p>
        </w:tc>
        <w:tc>
          <w:tcPr>
            <w:tcW w:w="7488" w:type="dxa"/>
            <w:vAlign w:val="center"/>
          </w:tcPr>
          <w:p w:rsidR="0033646E" w:rsidRPr="002B29D6" w:rsidRDefault="0033646E" w:rsidP="00FB4CB0">
            <w:pPr>
              <w:pStyle w:val="NoSpacing"/>
            </w:pPr>
            <w:r w:rsidRPr="002B29D6">
              <w:t>scan mirror facet number starting from 0 – it indicates from which mirror facet of the scann</w:t>
            </w:r>
            <w:r w:rsidR="00E968D7">
              <w:t>er the pulse was reflected from</w:t>
            </w:r>
          </w:p>
        </w:tc>
      </w:tr>
      <w:tr w:rsidR="0033646E" w:rsidTr="0033646E">
        <w:trPr>
          <w:trHeight w:val="70"/>
        </w:trPr>
        <w:tc>
          <w:tcPr>
            <w:tcW w:w="2088" w:type="dxa"/>
            <w:vAlign w:val="center"/>
          </w:tcPr>
          <w:p w:rsidR="0033646E" w:rsidRPr="002B29D6" w:rsidRDefault="0033646E" w:rsidP="00FB4CB0">
            <w:pPr>
              <w:pStyle w:val="NoSpacing"/>
            </w:pPr>
            <w:proofErr w:type="spellStart"/>
            <w:r w:rsidRPr="002B29D6">
              <w:t>sbl_count</w:t>
            </w:r>
            <w:proofErr w:type="spellEnd"/>
          </w:p>
        </w:tc>
        <w:tc>
          <w:tcPr>
            <w:tcW w:w="7488" w:type="dxa"/>
            <w:vAlign w:val="center"/>
          </w:tcPr>
          <w:p w:rsidR="0033646E" w:rsidRPr="002B29D6" w:rsidRDefault="0033646E" w:rsidP="00FB4CB0">
            <w:pPr>
              <w:pStyle w:val="NoSpacing"/>
            </w:pPr>
            <w:r w:rsidRPr="0033646E">
              <w:t xml:space="preserve">number of sample blocks – see details of </w:t>
            </w:r>
            <w:proofErr w:type="spellStart"/>
            <w:r w:rsidRPr="0033646E">
              <w:t>sbl</w:t>
            </w:r>
            <w:proofErr w:type="spellEnd"/>
            <w:r w:rsidRPr="0033646E">
              <w:t xml:space="preserve"> and explanation of sample block</w:t>
            </w:r>
          </w:p>
        </w:tc>
      </w:tr>
      <w:tr w:rsidR="0033646E" w:rsidTr="0033646E">
        <w:trPr>
          <w:trHeight w:val="70"/>
        </w:trPr>
        <w:tc>
          <w:tcPr>
            <w:tcW w:w="2088" w:type="dxa"/>
            <w:vAlign w:val="center"/>
          </w:tcPr>
          <w:p w:rsidR="0033646E" w:rsidRPr="002B29D6" w:rsidRDefault="0033646E" w:rsidP="00FB4CB0">
            <w:pPr>
              <w:pStyle w:val="NoSpacing"/>
            </w:pPr>
            <w:proofErr w:type="spellStart"/>
            <w:r w:rsidRPr="002B29D6">
              <w:t>sbl_size</w:t>
            </w:r>
            <w:proofErr w:type="spellEnd"/>
          </w:p>
        </w:tc>
        <w:tc>
          <w:tcPr>
            <w:tcW w:w="7488" w:type="dxa"/>
            <w:vAlign w:val="center"/>
          </w:tcPr>
          <w:p w:rsidR="0033646E" w:rsidRPr="0033646E" w:rsidRDefault="0033646E" w:rsidP="00FB4CB0">
            <w:pPr>
              <w:pStyle w:val="NoSpacing"/>
            </w:pPr>
            <w:r w:rsidRPr="0033646E">
              <w:t>size of sample block [B] – values retrieved during tests indicated always 32B</w:t>
            </w:r>
          </w:p>
        </w:tc>
      </w:tr>
      <w:tr w:rsidR="0033646E" w:rsidTr="0033646E">
        <w:trPr>
          <w:trHeight w:val="70"/>
        </w:trPr>
        <w:tc>
          <w:tcPr>
            <w:tcW w:w="2088" w:type="dxa"/>
            <w:vAlign w:val="center"/>
          </w:tcPr>
          <w:p w:rsidR="0033646E" w:rsidRPr="002B29D6" w:rsidRDefault="0033646E" w:rsidP="00FB4CB0">
            <w:pPr>
              <w:pStyle w:val="NoSpacing"/>
            </w:pPr>
            <w:proofErr w:type="spellStart"/>
            <w:r w:rsidRPr="002B29D6">
              <w:t>sbl</w:t>
            </w:r>
            <w:proofErr w:type="spellEnd"/>
          </w:p>
        </w:tc>
        <w:tc>
          <w:tcPr>
            <w:tcW w:w="7488" w:type="dxa"/>
            <w:vAlign w:val="center"/>
          </w:tcPr>
          <w:p w:rsidR="0033646E" w:rsidRPr="0033646E" w:rsidRDefault="0033646E" w:rsidP="00FB4CB0">
            <w:pPr>
              <w:pStyle w:val="NoSpacing"/>
            </w:pPr>
            <w:r w:rsidRPr="0033646E">
              <w:t>sample blocks set – it is set of another metadata and waveform samples</w:t>
            </w:r>
          </w:p>
        </w:tc>
      </w:tr>
    </w:tbl>
    <w:p w:rsidR="00FD3148" w:rsidRDefault="00877E43" w:rsidP="00877E43">
      <w:pPr>
        <w:pStyle w:val="Caption"/>
        <w:jc w:val="center"/>
      </w:pPr>
      <w:r>
        <w:t xml:space="preserve">Table </w:t>
      </w:r>
      <w:r w:rsidR="00603FA5">
        <w:fldChar w:fldCharType="begin"/>
      </w:r>
      <w:r w:rsidR="00603FA5">
        <w:instrText xml:space="preserve"> SEQ Table \* ARABIC </w:instrText>
      </w:r>
      <w:r w:rsidR="00603FA5">
        <w:fldChar w:fldCharType="separate"/>
      </w:r>
      <w:r w:rsidR="00D57947">
        <w:rPr>
          <w:noProof/>
        </w:rPr>
        <w:t>1</w:t>
      </w:r>
      <w:r w:rsidR="00603FA5">
        <w:rPr>
          <w:noProof/>
        </w:rPr>
        <w:fldChar w:fldCharType="end"/>
      </w:r>
      <w:r>
        <w:t xml:space="preserve"> Available data in SDF files</w:t>
      </w:r>
    </w:p>
    <w:p w:rsidR="00B1601A" w:rsidRDefault="00DE0803" w:rsidP="00DE0803">
      <w:pPr>
        <w:pStyle w:val="Heading2"/>
      </w:pPr>
      <w:r>
        <w:lastRenderedPageBreak/>
        <w:t>Datasets</w:t>
      </w:r>
    </w:p>
    <w:p w:rsidR="00A61796" w:rsidRDefault="00F14221" w:rsidP="00FB4CB0">
      <w:r>
        <w:t xml:space="preserve">Our dataset is originated from an aerial data acquisition campaign </w:t>
      </w:r>
      <w:r w:rsidR="0077652A">
        <w:t xml:space="preserve">executed by </w:t>
      </w:r>
      <w:r>
        <w:t xml:space="preserve">XXX </w:t>
      </w:r>
      <w:proofErr w:type="gramStart"/>
      <w:r>
        <w:t>company</w:t>
      </w:r>
      <w:proofErr w:type="gramEnd"/>
      <w:r>
        <w:t>.</w:t>
      </w:r>
      <w:r w:rsidR="00234B74">
        <w:t xml:space="preserve"> The campaign covers two sites: Corbin, VA and Duck, NC. </w:t>
      </w:r>
      <w:r w:rsidR="008751D9">
        <w:t>The aircraft was equipped with thr</w:t>
      </w:r>
      <w:r w:rsidR="0062200D">
        <w:t xml:space="preserve">ee laser scanners, but just two, the </w:t>
      </w:r>
      <w:proofErr w:type="spellStart"/>
      <w:r w:rsidR="0062200D">
        <w:t>Riegl’s</w:t>
      </w:r>
      <w:proofErr w:type="spellEnd"/>
      <w:r w:rsidR="0062200D">
        <w:t xml:space="preserve"> Q680i and Q780 </w:t>
      </w:r>
      <w:r w:rsidR="008751D9">
        <w:t>was able t</w:t>
      </w:r>
      <w:r w:rsidR="0062200D">
        <w:t xml:space="preserve">o </w:t>
      </w:r>
      <w:r w:rsidR="000C640D">
        <w:t xml:space="preserve">record </w:t>
      </w:r>
      <w:r w:rsidR="0062200D">
        <w:t>waveforms</w:t>
      </w:r>
      <w:r w:rsidR="008751D9">
        <w:t>.</w:t>
      </w:r>
      <w:r w:rsidR="00D02BDC">
        <w:t xml:space="preserve"> T</w:t>
      </w:r>
      <w:r w:rsidR="00BF6DF5">
        <w:t xml:space="preserve">he digitizer of the instruments has two channels (lower and higher), as well as, digitize the emitted waveforms and </w:t>
      </w:r>
      <w:r w:rsidR="00CD087C">
        <w:t>it</w:t>
      </w:r>
      <w:r w:rsidR="00BF6DF5">
        <w:t xml:space="preserve"> applies </w:t>
      </w:r>
      <w:r w:rsidR="00D02BDC">
        <w:t>1 ns sampling rate</w:t>
      </w:r>
      <w:r w:rsidR="00FB4CB0">
        <w:t xml:space="preserve">. </w:t>
      </w:r>
      <w:r w:rsidR="00A7189B">
        <w:t>The important parameters of the datasets can be seen in the following figure.</w:t>
      </w:r>
    </w:p>
    <w:tbl>
      <w:tblPr>
        <w:tblStyle w:val="TableGrid"/>
        <w:tblW w:w="10517" w:type="dxa"/>
        <w:jc w:val="center"/>
        <w:tblInd w:w="108" w:type="dxa"/>
        <w:tblCellMar>
          <w:left w:w="0" w:type="dxa"/>
          <w:right w:w="0" w:type="dxa"/>
        </w:tblCellMar>
        <w:tblLook w:val="04A0" w:firstRow="1" w:lastRow="0" w:firstColumn="1" w:lastColumn="0" w:noHBand="0" w:noVBand="1"/>
      </w:tblPr>
      <w:tblGrid>
        <w:gridCol w:w="3189"/>
        <w:gridCol w:w="1698"/>
        <w:gridCol w:w="2180"/>
        <w:gridCol w:w="1612"/>
        <w:gridCol w:w="1838"/>
      </w:tblGrid>
      <w:tr w:rsidR="00472B73" w:rsidTr="0015284D">
        <w:trPr>
          <w:jc w:val="center"/>
        </w:trPr>
        <w:tc>
          <w:tcPr>
            <w:tcW w:w="3189" w:type="dxa"/>
            <w:shd w:val="clear" w:color="auto" w:fill="auto"/>
          </w:tcPr>
          <w:p w:rsidR="00DE0803" w:rsidRPr="00716895" w:rsidRDefault="00DE0803" w:rsidP="006838A9">
            <w:pPr>
              <w:pStyle w:val="ListParagraph"/>
              <w:ind w:left="0"/>
              <w:jc w:val="center"/>
              <w:rPr>
                <w:rFonts w:ascii="Times New Roman" w:hAnsi="Times New Roman" w:cs="Times New Roman"/>
                <w:b/>
                <w:sz w:val="16"/>
                <w:szCs w:val="16"/>
              </w:rPr>
            </w:pPr>
          </w:p>
        </w:tc>
        <w:tc>
          <w:tcPr>
            <w:tcW w:w="3878" w:type="dxa"/>
            <w:gridSpan w:val="2"/>
            <w:shd w:val="clear" w:color="auto" w:fill="8DB3E2" w:themeFill="text2" w:themeFillTint="66"/>
          </w:tcPr>
          <w:p w:rsidR="00DE0803" w:rsidRPr="001E5578" w:rsidRDefault="00DE0803" w:rsidP="008274FB">
            <w:pPr>
              <w:pStyle w:val="ListParagraph"/>
              <w:ind w:left="0"/>
              <w:jc w:val="center"/>
              <w:rPr>
                <w:rFonts w:ascii="Times New Roman" w:hAnsi="Times New Roman" w:cs="Times New Roman"/>
                <w:b/>
                <w:sz w:val="24"/>
                <w:szCs w:val="24"/>
              </w:rPr>
            </w:pPr>
            <w:r w:rsidRPr="001E5578">
              <w:rPr>
                <w:rFonts w:ascii="Times New Roman" w:hAnsi="Times New Roman" w:cs="Times New Roman"/>
                <w:b/>
                <w:sz w:val="24"/>
                <w:szCs w:val="24"/>
              </w:rPr>
              <w:t>Site 1 – Corbin, VA</w:t>
            </w:r>
          </w:p>
        </w:tc>
        <w:tc>
          <w:tcPr>
            <w:tcW w:w="3450" w:type="dxa"/>
            <w:gridSpan w:val="2"/>
            <w:shd w:val="clear" w:color="auto" w:fill="FFC000"/>
          </w:tcPr>
          <w:p w:rsidR="00DE0803" w:rsidRPr="001E5578" w:rsidRDefault="00DE0803" w:rsidP="008274FB">
            <w:pPr>
              <w:pStyle w:val="ListParagraph"/>
              <w:ind w:left="0"/>
              <w:jc w:val="center"/>
              <w:rPr>
                <w:rFonts w:ascii="Times New Roman" w:hAnsi="Times New Roman" w:cs="Times New Roman"/>
                <w:b/>
                <w:sz w:val="24"/>
                <w:szCs w:val="24"/>
              </w:rPr>
            </w:pPr>
            <w:r w:rsidRPr="001E5578">
              <w:rPr>
                <w:rFonts w:ascii="Times New Roman" w:hAnsi="Times New Roman" w:cs="Times New Roman"/>
                <w:b/>
                <w:sz w:val="24"/>
                <w:szCs w:val="24"/>
              </w:rPr>
              <w:t>Site 2 – Duck, NC</w:t>
            </w:r>
          </w:p>
        </w:tc>
      </w:tr>
      <w:tr w:rsidR="00DE0803" w:rsidTr="0004348C">
        <w:trPr>
          <w:jc w:val="center"/>
        </w:trPr>
        <w:tc>
          <w:tcPr>
            <w:tcW w:w="10517" w:type="dxa"/>
            <w:gridSpan w:val="5"/>
            <w:shd w:val="clear" w:color="auto" w:fill="000000" w:themeFill="text1"/>
          </w:tcPr>
          <w:p w:rsidR="00DE0803" w:rsidRPr="00E03A94" w:rsidRDefault="00DE0803" w:rsidP="008C4ED6">
            <w:pPr>
              <w:pStyle w:val="ListParagraph"/>
              <w:spacing w:before="120" w:after="120"/>
              <w:ind w:left="0"/>
              <w:jc w:val="center"/>
              <w:rPr>
                <w:rFonts w:ascii="Times New Roman" w:hAnsi="Times New Roman" w:cs="Times New Roman"/>
                <w:b/>
                <w:sz w:val="20"/>
                <w:szCs w:val="20"/>
              </w:rPr>
            </w:pPr>
            <w:r w:rsidRPr="00E03A94">
              <w:rPr>
                <w:rFonts w:ascii="Times New Roman" w:hAnsi="Times New Roman" w:cs="Times New Roman"/>
                <w:b/>
                <w:sz w:val="20"/>
                <w:szCs w:val="20"/>
              </w:rPr>
              <w:t>Waveforms</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Scanner (SN)</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Q680i (9997902)</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Q780 (9999173)</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Q680i (9997902)</w:t>
            </w:r>
          </w:p>
        </w:tc>
        <w:tc>
          <w:tcPr>
            <w:tcW w:w="1838" w:type="dxa"/>
            <w:shd w:val="clear" w:color="auto" w:fill="FFC000"/>
            <w:vAlign w:val="center"/>
          </w:tcPr>
          <w:p w:rsidR="00DE0803" w:rsidRPr="003B054C" w:rsidRDefault="00DE0803" w:rsidP="00A7189B">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Q780 (9999173)</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Sampling interval [ns]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Number of facets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4</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4</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4</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4</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Number of records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12 357 036</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11 983 916</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8 840 996</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8 496 610</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 xml:space="preserve">Blocks of low power channel </w:t>
            </w:r>
            <w:r w:rsidRPr="003B054C">
              <w:rPr>
                <w:rFonts w:ascii="Times New Roman" w:hAnsi="Times New Roman" w:cs="Times New Roman"/>
                <w:b/>
                <w:vertAlign w:val="superscript"/>
              </w:rPr>
              <w:t>3)</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Number of reference channel samples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24</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28</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24</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28</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Number of low power channel samples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60 or 120</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60 or 120</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60 or 120</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60 or 120</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Pulses in the scan line (</w:t>
            </w:r>
            <w:r w:rsidRPr="003B054C">
              <w:rPr>
                <w:rFonts w:ascii="Times New Roman" w:hAnsi="Times New Roman" w:cs="Times New Roman"/>
                <w:b/>
                <w:i/>
              </w:rPr>
              <w:t>s</w:t>
            </w:r>
            <w:r w:rsidRPr="003B054C">
              <w:rPr>
                <w:rFonts w:ascii="Times New Roman" w:hAnsi="Times New Roman" w:cs="Times New Roman"/>
                <w:b/>
              </w:rPr>
              <w:t xml:space="preserve"> dimension)</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1431-(1432)</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1435-(1436)</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1431-(1432)</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1435-(1436)</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Scan lines</w:t>
            </w:r>
          </w:p>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w:t>
            </w:r>
            <w:r w:rsidRPr="003B054C">
              <w:rPr>
                <w:rFonts w:ascii="Times New Roman" w:hAnsi="Times New Roman" w:cs="Times New Roman"/>
                <w:b/>
                <w:i/>
              </w:rPr>
              <w:t>l</w:t>
            </w:r>
            <w:r w:rsidRPr="003B054C">
              <w:rPr>
                <w:rFonts w:ascii="Times New Roman" w:hAnsi="Times New Roman" w:cs="Times New Roman"/>
                <w:b/>
              </w:rPr>
              <w:t xml:space="preserve"> dimension)</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550</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532</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1011</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977</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Bands (</w:t>
            </w:r>
            <w:r w:rsidRPr="003B054C">
              <w:rPr>
                <w:rFonts w:ascii="Times New Roman" w:hAnsi="Times New Roman" w:cs="Times New Roman"/>
                <w:b/>
                <w:i/>
              </w:rPr>
              <w:t>w</w:t>
            </w:r>
            <w:r w:rsidRPr="003B054C">
              <w:rPr>
                <w:rFonts w:ascii="Times New Roman" w:hAnsi="Times New Roman" w:cs="Times New Roman"/>
                <w:b/>
              </w:rPr>
              <w:t xml:space="preserve"> dimension)</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120</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120</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120</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120</w:t>
            </w:r>
          </w:p>
        </w:tc>
      </w:tr>
      <w:tr w:rsidR="00DE0803" w:rsidTr="0004348C">
        <w:trPr>
          <w:jc w:val="center"/>
        </w:trPr>
        <w:tc>
          <w:tcPr>
            <w:tcW w:w="10517" w:type="dxa"/>
            <w:gridSpan w:val="5"/>
            <w:shd w:val="clear" w:color="auto" w:fill="000000" w:themeFill="text1"/>
            <w:vAlign w:val="center"/>
          </w:tcPr>
          <w:p w:rsidR="00DE0803" w:rsidRPr="003B054C" w:rsidRDefault="00DE0803" w:rsidP="002B4996">
            <w:pPr>
              <w:pStyle w:val="ListParagraph"/>
              <w:spacing w:before="120" w:after="120"/>
              <w:ind w:left="0"/>
              <w:jc w:val="center"/>
              <w:rPr>
                <w:rFonts w:ascii="Times New Roman" w:hAnsi="Times New Roman" w:cs="Times New Roman"/>
                <w:b/>
              </w:rPr>
            </w:pPr>
            <w:r w:rsidRPr="003B054C">
              <w:rPr>
                <w:rFonts w:ascii="Times New Roman" w:hAnsi="Times New Roman" w:cs="Times New Roman"/>
                <w:b/>
              </w:rPr>
              <w:t>Corresponding point cloud</w:t>
            </w:r>
            <w:r w:rsidR="0004348C">
              <w:rPr>
                <w:rFonts w:ascii="Times New Roman" w:hAnsi="Times New Roman" w:cs="Times New Roman"/>
                <w:b/>
              </w:rPr>
              <w:t xml:space="preserve"> (LAS)</w:t>
            </w:r>
          </w:p>
        </w:tc>
      </w:tr>
      <w:tr w:rsidR="00472B73" w:rsidTr="0015284D">
        <w:trPr>
          <w:jc w:val="center"/>
        </w:trPr>
        <w:tc>
          <w:tcPr>
            <w:tcW w:w="3189" w:type="dxa"/>
            <w:vAlign w:val="center"/>
          </w:tcPr>
          <w:p w:rsidR="00DE0803" w:rsidRPr="003B054C" w:rsidRDefault="0015284D" w:rsidP="002B4996">
            <w:pPr>
              <w:pStyle w:val="ListParagraph"/>
              <w:spacing w:before="120" w:after="120"/>
              <w:ind w:left="0"/>
              <w:rPr>
                <w:rFonts w:ascii="Times New Roman" w:hAnsi="Times New Roman" w:cs="Times New Roman"/>
                <w:b/>
              </w:rPr>
            </w:pPr>
            <w:r>
              <w:rPr>
                <w:rFonts w:ascii="Times New Roman" w:hAnsi="Times New Roman" w:cs="Times New Roman"/>
                <w:b/>
              </w:rPr>
              <w:t>No.</w:t>
            </w:r>
            <w:r w:rsidR="00DE0803" w:rsidRPr="003B054C">
              <w:rPr>
                <w:rFonts w:ascii="Times New Roman" w:hAnsi="Times New Roman" w:cs="Times New Roman"/>
                <w:b/>
              </w:rPr>
              <w:t xml:space="preserve"> of points in the whole strip</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19 412 881</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21 434 764</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7 862 489</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7 796 281</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Max. no of returns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r>
      <w:tr w:rsidR="00472B73" w:rsidTr="0015284D">
        <w:trPr>
          <w:jc w:val="center"/>
        </w:trPr>
        <w:tc>
          <w:tcPr>
            <w:tcW w:w="3189" w:type="dxa"/>
            <w:vAlign w:val="center"/>
          </w:tcPr>
          <w:p w:rsidR="00DE0803" w:rsidRPr="003B054C" w:rsidRDefault="00DE0803" w:rsidP="002B4996">
            <w:pPr>
              <w:pStyle w:val="ListParagraph"/>
              <w:spacing w:before="120" w:after="120"/>
              <w:ind w:left="0"/>
              <w:rPr>
                <w:rFonts w:ascii="Times New Roman" w:hAnsi="Times New Roman" w:cs="Times New Roman"/>
                <w:b/>
              </w:rPr>
            </w:pPr>
            <w:r w:rsidRPr="003B054C">
              <w:rPr>
                <w:rFonts w:ascii="Times New Roman" w:hAnsi="Times New Roman" w:cs="Times New Roman"/>
                <w:b/>
              </w:rPr>
              <w:t>Points in corresponding cloud</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936 285</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960 664</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1 378 814</w:t>
            </w:r>
          </w:p>
        </w:tc>
        <w:tc>
          <w:tcPr>
            <w:tcW w:w="1838"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1 348 555</w:t>
            </w:r>
          </w:p>
        </w:tc>
      </w:tr>
      <w:tr w:rsidR="00472B73" w:rsidTr="0015284D">
        <w:trPr>
          <w:jc w:val="center"/>
        </w:trPr>
        <w:tc>
          <w:tcPr>
            <w:tcW w:w="3189" w:type="dxa"/>
            <w:vAlign w:val="center"/>
          </w:tcPr>
          <w:p w:rsidR="00DE0803" w:rsidRPr="003B054C" w:rsidRDefault="00DE0803" w:rsidP="0015284D">
            <w:pPr>
              <w:pStyle w:val="ListParagraph"/>
              <w:spacing w:before="120" w:after="120"/>
              <w:ind w:left="0"/>
              <w:rPr>
                <w:rFonts w:ascii="Times New Roman" w:hAnsi="Times New Roman" w:cs="Times New Roman"/>
                <w:b/>
              </w:rPr>
            </w:pPr>
            <w:r w:rsidRPr="003B054C">
              <w:rPr>
                <w:rFonts w:ascii="Times New Roman" w:hAnsi="Times New Roman" w:cs="Times New Roman"/>
                <w:b/>
              </w:rPr>
              <w:t xml:space="preserve">Max. no of </w:t>
            </w:r>
            <w:r w:rsidR="0015284D">
              <w:rPr>
                <w:rFonts w:ascii="Times New Roman" w:hAnsi="Times New Roman" w:cs="Times New Roman"/>
                <w:b/>
              </w:rPr>
              <w:t>returns</w:t>
            </w:r>
          </w:p>
        </w:tc>
        <w:tc>
          <w:tcPr>
            <w:tcW w:w="1698"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c>
          <w:tcPr>
            <w:tcW w:w="2180" w:type="dxa"/>
            <w:shd w:val="clear" w:color="auto" w:fill="8DB3E2" w:themeFill="text2" w:themeFillTint="66"/>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7</w:t>
            </w:r>
          </w:p>
        </w:tc>
        <w:tc>
          <w:tcPr>
            <w:tcW w:w="1612" w:type="dxa"/>
            <w:shd w:val="clear" w:color="auto" w:fill="FFC000"/>
            <w:vAlign w:val="center"/>
          </w:tcPr>
          <w:p w:rsidR="00DE0803" w:rsidRPr="003B054C" w:rsidRDefault="00DE0803" w:rsidP="00506B9F">
            <w:pPr>
              <w:pStyle w:val="ListParagraph"/>
              <w:spacing w:before="120" w:after="120"/>
              <w:ind w:left="0"/>
              <w:jc w:val="center"/>
              <w:rPr>
                <w:rFonts w:ascii="Times New Roman" w:hAnsi="Times New Roman" w:cs="Times New Roman"/>
                <w:i/>
              </w:rPr>
            </w:pPr>
            <w:r w:rsidRPr="003B054C">
              <w:rPr>
                <w:rFonts w:ascii="Times New Roman" w:hAnsi="Times New Roman" w:cs="Times New Roman"/>
                <w:i/>
              </w:rPr>
              <w:t>6</w:t>
            </w:r>
          </w:p>
        </w:tc>
        <w:tc>
          <w:tcPr>
            <w:tcW w:w="1838" w:type="dxa"/>
            <w:shd w:val="clear" w:color="auto" w:fill="FFC000"/>
            <w:vAlign w:val="center"/>
          </w:tcPr>
          <w:p w:rsidR="00DE0803" w:rsidRPr="003B054C" w:rsidRDefault="00DE0803" w:rsidP="00EE7F8A">
            <w:pPr>
              <w:pStyle w:val="ListParagraph"/>
              <w:keepNext/>
              <w:spacing w:before="120" w:after="120"/>
              <w:ind w:left="0"/>
              <w:jc w:val="center"/>
              <w:rPr>
                <w:rFonts w:ascii="Times New Roman" w:hAnsi="Times New Roman" w:cs="Times New Roman"/>
                <w:i/>
              </w:rPr>
            </w:pPr>
            <w:r w:rsidRPr="003B054C">
              <w:rPr>
                <w:rFonts w:ascii="Times New Roman" w:hAnsi="Times New Roman" w:cs="Times New Roman"/>
                <w:i/>
              </w:rPr>
              <w:t>6</w:t>
            </w:r>
          </w:p>
        </w:tc>
      </w:tr>
    </w:tbl>
    <w:p w:rsidR="00EE7F8A" w:rsidRDefault="00EE7F8A" w:rsidP="00EE7F8A">
      <w:pPr>
        <w:pStyle w:val="Caption"/>
        <w:jc w:val="center"/>
      </w:pPr>
      <w:r>
        <w:t xml:space="preserve">Table </w:t>
      </w:r>
      <w:r w:rsidR="00603FA5">
        <w:fldChar w:fldCharType="begin"/>
      </w:r>
      <w:r w:rsidR="00603FA5">
        <w:instrText xml:space="preserve"> SEQ Table \* ARABIC </w:instrText>
      </w:r>
      <w:r w:rsidR="00603FA5">
        <w:fldChar w:fldCharType="separate"/>
      </w:r>
      <w:r w:rsidR="00D57947">
        <w:rPr>
          <w:noProof/>
        </w:rPr>
        <w:t>2</w:t>
      </w:r>
      <w:r w:rsidR="00603FA5">
        <w:rPr>
          <w:noProof/>
        </w:rPr>
        <w:fldChar w:fldCharType="end"/>
      </w:r>
      <w:r>
        <w:t xml:space="preserve"> Datasets</w:t>
      </w:r>
    </w:p>
    <w:p w:rsidR="00A9792E" w:rsidRDefault="008F2B45" w:rsidP="00B33B31">
      <w:pPr>
        <w:spacing w:line="240" w:lineRule="auto"/>
        <w:jc w:val="left"/>
        <w:rPr>
          <w:rFonts w:eastAsiaTheme="majorEastAsia" w:cstheme="majorBidi"/>
          <w:b/>
          <w:bCs/>
          <w:sz w:val="32"/>
          <w:szCs w:val="28"/>
        </w:rPr>
      </w:pPr>
      <w:r w:rsidRPr="00E03A94">
        <w:rPr>
          <w:sz w:val="16"/>
          <w:szCs w:val="16"/>
          <w:vertAlign w:val="superscript"/>
        </w:rPr>
        <w:t>1)</w:t>
      </w:r>
      <w:r w:rsidRPr="00E03A94">
        <w:rPr>
          <w:sz w:val="16"/>
          <w:szCs w:val="16"/>
        </w:rPr>
        <w:t xml:space="preserve"> </w:t>
      </w:r>
      <w:proofErr w:type="gramStart"/>
      <w:r w:rsidRPr="00E03A94">
        <w:rPr>
          <w:sz w:val="16"/>
          <w:szCs w:val="16"/>
        </w:rPr>
        <w:t>previous</w:t>
      </w:r>
      <w:proofErr w:type="gramEnd"/>
      <w:r w:rsidRPr="00E03A94">
        <w:rPr>
          <w:sz w:val="16"/>
          <w:szCs w:val="16"/>
        </w:rPr>
        <w:t xml:space="preserve"> is housekeeping record, </w:t>
      </w:r>
      <w:r w:rsidRPr="00E03A94">
        <w:rPr>
          <w:sz w:val="16"/>
          <w:szCs w:val="16"/>
          <w:vertAlign w:val="superscript"/>
        </w:rPr>
        <w:t>2)</w:t>
      </w:r>
      <w:r w:rsidRPr="00E03A94">
        <w:rPr>
          <w:sz w:val="16"/>
          <w:szCs w:val="16"/>
        </w:rPr>
        <w:t xml:space="preserve"> next is housekeeping record, </w:t>
      </w:r>
      <w:r w:rsidRPr="00E03A94">
        <w:rPr>
          <w:sz w:val="16"/>
          <w:szCs w:val="16"/>
          <w:vertAlign w:val="superscript"/>
        </w:rPr>
        <w:t>3)</w:t>
      </w:r>
      <w:r w:rsidRPr="00E03A94">
        <w:rPr>
          <w:sz w:val="16"/>
          <w:szCs w:val="16"/>
        </w:rPr>
        <w:t xml:space="preserve"> bad not included, </w:t>
      </w:r>
      <w:r w:rsidRPr="00E03A94">
        <w:rPr>
          <w:sz w:val="16"/>
          <w:szCs w:val="16"/>
          <w:vertAlign w:val="superscript"/>
        </w:rPr>
        <w:t>4)</w:t>
      </w:r>
      <w:r w:rsidRPr="00E03A94">
        <w:rPr>
          <w:sz w:val="16"/>
          <w:szCs w:val="16"/>
        </w:rPr>
        <w:t xml:space="preserve"> there is no useful waveform (empty waveform).</w:t>
      </w:r>
      <w:bookmarkStart w:id="0" w:name="_Ref395962559"/>
      <w:r w:rsidR="00A9792E">
        <w:br w:type="page"/>
      </w:r>
    </w:p>
    <w:p w:rsidR="00FD7E11" w:rsidRDefault="00FD7E11" w:rsidP="00FD7E11">
      <w:pPr>
        <w:pStyle w:val="Heading1"/>
      </w:pPr>
      <w:r>
        <w:lastRenderedPageBreak/>
        <w:t>Method</w:t>
      </w:r>
      <w:r w:rsidR="00F92E8E">
        <w:t>s</w:t>
      </w:r>
      <w:bookmarkEnd w:id="0"/>
    </w:p>
    <w:p w:rsidR="007071C2" w:rsidRDefault="00CC4A01" w:rsidP="00CC4A01">
      <w:r>
        <w:t>This study covers two type of investigation on waveforms. The first</w:t>
      </w:r>
      <w:r w:rsidR="00832B27">
        <w:t xml:space="preserve"> investigation</w:t>
      </w:r>
      <w:r>
        <w:t xml:space="preserve"> is classification </w:t>
      </w:r>
      <w:r w:rsidR="00832B27">
        <w:t xml:space="preserve">by incidence angle, while the second topic is land classification. </w:t>
      </w:r>
      <w:r w:rsidR="00A36202">
        <w:t xml:space="preserve">Different methods and approaches are used to try to solve the classification problem. </w:t>
      </w:r>
      <w:r w:rsidR="0052428C">
        <w:t xml:space="preserve">This section gives a briefly intro to these methods. The descriptions do not want to be complete, and they focus on how these methods can be used for waveform classification, namely, what have to be the inputs and how interpret the outputs. </w:t>
      </w:r>
    </w:p>
    <w:p w:rsidR="00E15BD4" w:rsidRDefault="00E15BD4" w:rsidP="00E15BD4">
      <w:pPr>
        <w:pStyle w:val="Heading2"/>
      </w:pPr>
      <w:r>
        <w:t>Overview</w:t>
      </w:r>
    </w:p>
    <w:p w:rsidR="00E8077C" w:rsidRDefault="005C46D4" w:rsidP="00CC4A01">
      <w:r>
        <w:t xml:space="preserve">Prior to start to work on the classification problem, the data preprocessing has to be solved. </w:t>
      </w:r>
      <w:r w:rsidR="00B332C9">
        <w:t>The preprocessing steps includes the matching of t</w:t>
      </w:r>
      <w:r>
        <w:t xml:space="preserve">he </w:t>
      </w:r>
      <w:r w:rsidR="00B332C9">
        <w:t xml:space="preserve">record from the </w:t>
      </w:r>
      <w:r>
        <w:t>two data format (SDF and LAS)</w:t>
      </w:r>
      <w:r w:rsidR="00B332C9">
        <w:t xml:space="preserve">, convert the binary data into </w:t>
      </w:r>
      <w:proofErr w:type="spellStart"/>
      <w:r w:rsidR="00B332C9">
        <w:t>Matlab</w:t>
      </w:r>
      <w:proofErr w:type="spellEnd"/>
      <w:r w:rsidR="00B332C9">
        <w:t xml:space="preserve"> readable format, etc</w:t>
      </w:r>
      <w:r>
        <w:t xml:space="preserve">. </w:t>
      </w:r>
      <w:r w:rsidR="00E8077C">
        <w:t xml:space="preserve">For the classification, we have to define </w:t>
      </w:r>
      <w:r w:rsidR="00624D68">
        <w:t>different categories (classes), which require</w:t>
      </w:r>
      <w:r w:rsidR="00E8077C">
        <w:t xml:space="preserve"> the spatial delimitatio</w:t>
      </w:r>
      <w:r w:rsidR="0051494A">
        <w:t xml:space="preserve">n of the dataset, which is also a part of the preprocessing. </w:t>
      </w:r>
    </w:p>
    <w:p w:rsidR="00AF329A" w:rsidRDefault="007504B1" w:rsidP="00CC4A01">
      <w:r>
        <w:t xml:space="preserve">After preparing the data, </w:t>
      </w:r>
      <w:r w:rsidR="00844EDF">
        <w:t>the</w:t>
      </w:r>
      <w:r w:rsidR="00474A89">
        <w:t xml:space="preserve"> clas</w:t>
      </w:r>
      <w:r w:rsidR="002D1D4D">
        <w:t>sification</w:t>
      </w:r>
      <w:r>
        <w:t xml:space="preserve"> can be started.</w:t>
      </w:r>
      <w:r w:rsidR="001C6EF5">
        <w:t xml:space="preserve"> T</w:t>
      </w:r>
      <w:r w:rsidR="002D1D4D">
        <w:t>wo questions have to be answered</w:t>
      </w:r>
      <w:r w:rsidR="001C6EF5">
        <w:t xml:space="preserve"> in connection with the classification process</w:t>
      </w:r>
      <w:r w:rsidR="00474A89">
        <w:t xml:space="preserve">. Firstly, the classified features (parameters) have to be defined. These features are the representation of the waveform. For example, the amplitude (the max intensity) is a one-valued representation of a single waveform. We can use more features extracted from the waveform to describe it. </w:t>
      </w:r>
      <w:r w:rsidR="002D1D4D">
        <w:t xml:space="preserve">These features highlight one of the characteristic of the wave, thus using more features can help us to detect </w:t>
      </w:r>
      <w:r w:rsidR="00724626">
        <w:t>similarities</w:t>
      </w:r>
      <w:r w:rsidR="002D1D4D">
        <w:t xml:space="preserve"> or differences.</w:t>
      </w:r>
      <w:r w:rsidR="007B1BE9">
        <w:t xml:space="preserve"> The next table gives an overview of</w:t>
      </w:r>
      <w:r w:rsidR="000B14F7">
        <w:t xml:space="preserve"> the </w:t>
      </w:r>
      <w:r w:rsidR="007B1BE9">
        <w:t>calculated and applied features</w:t>
      </w:r>
      <w:r w:rsidR="00371FB9">
        <w:t xml:space="preserve"> in this study</w:t>
      </w:r>
      <w:r w:rsidR="007B1BE9">
        <w:t>.</w:t>
      </w:r>
      <w:r w:rsidR="000B14F7">
        <w:t xml:space="preserve"> Most of these features can be found in other studies.</w:t>
      </w:r>
    </w:p>
    <w:p w:rsidR="005A25EE" w:rsidRDefault="005A25EE" w:rsidP="00CC4A01"/>
    <w:p w:rsidR="005A25EE" w:rsidRDefault="005A25EE" w:rsidP="00CC4A01"/>
    <w:p w:rsidR="005A25EE" w:rsidRDefault="005A25EE" w:rsidP="00CC4A01"/>
    <w:tbl>
      <w:tblPr>
        <w:tblStyle w:val="TableGrid"/>
        <w:tblW w:w="0" w:type="auto"/>
        <w:tblLook w:val="04A0" w:firstRow="1" w:lastRow="0" w:firstColumn="1" w:lastColumn="0" w:noHBand="0" w:noVBand="1"/>
      </w:tblPr>
      <w:tblGrid>
        <w:gridCol w:w="738"/>
        <w:gridCol w:w="3690"/>
        <w:gridCol w:w="5148"/>
      </w:tblGrid>
      <w:tr w:rsidR="007B1BE9" w:rsidTr="008274FB">
        <w:tc>
          <w:tcPr>
            <w:tcW w:w="738" w:type="dxa"/>
          </w:tcPr>
          <w:p w:rsidR="007B1BE9" w:rsidRPr="0052428C" w:rsidRDefault="007B1BE9" w:rsidP="008274FB">
            <w:pPr>
              <w:pStyle w:val="NoSpacing"/>
              <w:rPr>
                <w:b/>
              </w:rPr>
            </w:pPr>
            <w:r w:rsidRPr="0052428C">
              <w:rPr>
                <w:b/>
              </w:rPr>
              <w:lastRenderedPageBreak/>
              <w:t>#</w:t>
            </w:r>
          </w:p>
        </w:tc>
        <w:tc>
          <w:tcPr>
            <w:tcW w:w="3690" w:type="dxa"/>
          </w:tcPr>
          <w:p w:rsidR="007B1BE9" w:rsidRPr="0052428C" w:rsidRDefault="007B1BE9" w:rsidP="008274FB">
            <w:pPr>
              <w:pStyle w:val="NoSpacing"/>
              <w:rPr>
                <w:b/>
              </w:rPr>
            </w:pPr>
            <w:r w:rsidRPr="0052428C">
              <w:rPr>
                <w:b/>
              </w:rPr>
              <w:t>Feature (parameter)</w:t>
            </w:r>
          </w:p>
        </w:tc>
        <w:tc>
          <w:tcPr>
            <w:tcW w:w="5148" w:type="dxa"/>
          </w:tcPr>
          <w:p w:rsidR="007B1BE9" w:rsidRPr="0052428C" w:rsidRDefault="007B1BE9" w:rsidP="008274FB">
            <w:pPr>
              <w:rPr>
                <w:b/>
              </w:rPr>
            </w:pPr>
            <w:r w:rsidRPr="0052428C">
              <w:rPr>
                <w:b/>
              </w:rPr>
              <w:t>Description</w:t>
            </w:r>
          </w:p>
        </w:tc>
      </w:tr>
      <w:tr w:rsidR="007B1BE9" w:rsidTr="008274FB">
        <w:tc>
          <w:tcPr>
            <w:tcW w:w="738" w:type="dxa"/>
          </w:tcPr>
          <w:p w:rsidR="007B1BE9" w:rsidRDefault="007B1BE9" w:rsidP="008274FB">
            <w:pPr>
              <w:pStyle w:val="NoSpacing"/>
            </w:pPr>
            <w:r>
              <w:t>P1</w:t>
            </w:r>
          </w:p>
        </w:tc>
        <w:tc>
          <w:tcPr>
            <w:tcW w:w="3690" w:type="dxa"/>
          </w:tcPr>
          <w:p w:rsidR="007B1BE9" w:rsidRDefault="007B1BE9" w:rsidP="008274FB">
            <w:pPr>
              <w:pStyle w:val="NoSpacing"/>
            </w:pPr>
            <w:r>
              <w:t xml:space="preserve">Parameters of Generalized Gaussian </w:t>
            </w:r>
          </w:p>
        </w:tc>
        <w:tc>
          <w:tcPr>
            <w:tcW w:w="5148" w:type="dxa"/>
          </w:tcPr>
          <w:p w:rsidR="007B1BE9" w:rsidRDefault="007B1BE9" w:rsidP="008274FB">
            <w:pPr>
              <w:pStyle w:val="NoSpacing"/>
            </w:pPr>
            <w:r>
              <w:t xml:space="preserve">Parameter vector of the fitting generalized Gaussian function. </w:t>
            </w:r>
          </w:p>
        </w:tc>
      </w:tr>
      <w:tr w:rsidR="007B1BE9" w:rsidTr="008274FB">
        <w:tc>
          <w:tcPr>
            <w:tcW w:w="738" w:type="dxa"/>
          </w:tcPr>
          <w:p w:rsidR="007B1BE9" w:rsidRDefault="007B1BE9" w:rsidP="008274FB">
            <w:pPr>
              <w:pStyle w:val="NoSpacing"/>
            </w:pPr>
            <w:r>
              <w:t>P2</w:t>
            </w:r>
          </w:p>
        </w:tc>
        <w:tc>
          <w:tcPr>
            <w:tcW w:w="3690" w:type="dxa"/>
          </w:tcPr>
          <w:p w:rsidR="007B1BE9" w:rsidRDefault="007B1BE9" w:rsidP="008274FB">
            <w:pPr>
              <w:pStyle w:val="NoSpacing"/>
            </w:pPr>
            <w:r>
              <w:t xml:space="preserve">Kurtosis and </w:t>
            </w:r>
            <w:proofErr w:type="spellStart"/>
            <w:r>
              <w:t>skewness</w:t>
            </w:r>
            <w:proofErr w:type="spellEnd"/>
          </w:p>
        </w:tc>
        <w:tc>
          <w:tcPr>
            <w:tcW w:w="5148" w:type="dxa"/>
          </w:tcPr>
          <w:p w:rsidR="007B1BE9" w:rsidRDefault="007B1BE9" w:rsidP="008274FB">
            <w:pPr>
              <w:pStyle w:val="NoSpacing"/>
            </w:pPr>
            <w:r>
              <w:t xml:space="preserve">The statistical estimation of kurtosis and </w:t>
            </w:r>
            <w:proofErr w:type="spellStart"/>
            <w:r>
              <w:t>skewness</w:t>
            </w:r>
            <w:proofErr w:type="spellEnd"/>
            <w:r>
              <w:t xml:space="preserve"> from the samples</w:t>
            </w:r>
          </w:p>
        </w:tc>
      </w:tr>
      <w:tr w:rsidR="00AF329A" w:rsidTr="008274FB">
        <w:tc>
          <w:tcPr>
            <w:tcW w:w="738" w:type="dxa"/>
          </w:tcPr>
          <w:p w:rsidR="00AF329A" w:rsidRDefault="00AF329A" w:rsidP="008274FB">
            <w:pPr>
              <w:pStyle w:val="NoSpacing"/>
            </w:pPr>
            <w:r>
              <w:t>P3</w:t>
            </w:r>
          </w:p>
        </w:tc>
        <w:tc>
          <w:tcPr>
            <w:tcW w:w="3690" w:type="dxa"/>
          </w:tcPr>
          <w:p w:rsidR="00AF329A" w:rsidRDefault="00166441" w:rsidP="00166441">
            <w:pPr>
              <w:pStyle w:val="NoSpacing"/>
            </w:pPr>
            <w:r>
              <w:t>Vector</w:t>
            </w:r>
            <w:r w:rsidR="00AF329A">
              <w:t xml:space="preserve"> of</w:t>
            </w:r>
            <w:r>
              <w:t xml:space="preserve"> </w:t>
            </w:r>
            <w:r w:rsidR="00AF329A">
              <w:t>waveform</w:t>
            </w:r>
            <w:r>
              <w:t xml:space="preserve"> samples</w:t>
            </w:r>
          </w:p>
        </w:tc>
        <w:tc>
          <w:tcPr>
            <w:tcW w:w="5148" w:type="dxa"/>
          </w:tcPr>
          <w:p w:rsidR="00AF329A" w:rsidRDefault="00AF329A" w:rsidP="008274FB">
            <w:pPr>
              <w:pStyle w:val="NoSpacing"/>
            </w:pPr>
            <w:r>
              <w:t xml:space="preserve">The </w:t>
            </w:r>
            <w:proofErr w:type="gramStart"/>
            <w:r>
              <w:t>waveforms is</w:t>
            </w:r>
            <w:proofErr w:type="gramEnd"/>
            <w:r>
              <w:t xml:space="preserve"> represented as the vector of the intensities (samples). </w:t>
            </w:r>
          </w:p>
        </w:tc>
      </w:tr>
      <w:tr w:rsidR="00AF329A" w:rsidTr="008274FB">
        <w:tc>
          <w:tcPr>
            <w:tcW w:w="738" w:type="dxa"/>
          </w:tcPr>
          <w:p w:rsidR="00AF329A" w:rsidRDefault="00AF329A" w:rsidP="008274FB">
            <w:pPr>
              <w:pStyle w:val="NoSpacing"/>
            </w:pPr>
            <w:r>
              <w:t>P4</w:t>
            </w:r>
          </w:p>
        </w:tc>
        <w:tc>
          <w:tcPr>
            <w:tcW w:w="3690" w:type="dxa"/>
          </w:tcPr>
          <w:p w:rsidR="00AF329A" w:rsidRDefault="00AF329A" w:rsidP="00166441">
            <w:pPr>
              <w:pStyle w:val="NoSpacing"/>
            </w:pPr>
            <w:r>
              <w:t xml:space="preserve">Translated </w:t>
            </w:r>
            <w:r w:rsidR="00166441">
              <w:t xml:space="preserve">vector </w:t>
            </w:r>
            <w:r>
              <w:t>of waveform</w:t>
            </w:r>
            <w:r w:rsidR="00166441">
              <w:t xml:space="preserve"> samples</w:t>
            </w:r>
          </w:p>
        </w:tc>
        <w:tc>
          <w:tcPr>
            <w:tcW w:w="5148" w:type="dxa"/>
          </w:tcPr>
          <w:p w:rsidR="00AF329A" w:rsidRDefault="00AF329A" w:rsidP="008274FB">
            <w:pPr>
              <w:pStyle w:val="NoSpacing"/>
              <w:keepNext/>
            </w:pPr>
            <w:r>
              <w:t>Same as P4, but the maximum place is translated to the middle of the vector</w:t>
            </w:r>
          </w:p>
        </w:tc>
      </w:tr>
      <w:tr w:rsidR="00AF329A" w:rsidTr="008274FB">
        <w:tc>
          <w:tcPr>
            <w:tcW w:w="738" w:type="dxa"/>
          </w:tcPr>
          <w:p w:rsidR="00AF329A" w:rsidRDefault="00AF329A" w:rsidP="008274FB">
            <w:pPr>
              <w:pStyle w:val="NoSpacing"/>
            </w:pPr>
            <w:r>
              <w:t>P5</w:t>
            </w:r>
          </w:p>
        </w:tc>
        <w:tc>
          <w:tcPr>
            <w:tcW w:w="3690" w:type="dxa"/>
          </w:tcPr>
          <w:p w:rsidR="00AF329A" w:rsidRDefault="00AF329A" w:rsidP="008274FB">
            <w:pPr>
              <w:pStyle w:val="NoSpacing"/>
            </w:pPr>
            <w:r>
              <w:t xml:space="preserve">Median waveform </w:t>
            </w:r>
          </w:p>
        </w:tc>
        <w:tc>
          <w:tcPr>
            <w:tcW w:w="5148" w:type="dxa"/>
          </w:tcPr>
          <w:p w:rsidR="00AF329A" w:rsidRDefault="00AF329A" w:rsidP="00613474">
            <w:pPr>
              <w:pStyle w:val="NoSpacing"/>
            </w:pPr>
            <w:r>
              <w:t>Median waveforms calculated from the classified waveforms, generally the groups are determined by the user (training-validating process)</w:t>
            </w:r>
          </w:p>
        </w:tc>
      </w:tr>
    </w:tbl>
    <w:p w:rsidR="007B1BE9" w:rsidRDefault="00371FB9" w:rsidP="00371FB9">
      <w:pPr>
        <w:pStyle w:val="Caption"/>
        <w:jc w:val="center"/>
      </w:pPr>
      <w:r>
        <w:t xml:space="preserve">Table </w:t>
      </w:r>
      <w:r w:rsidR="00603FA5">
        <w:fldChar w:fldCharType="begin"/>
      </w:r>
      <w:r w:rsidR="00603FA5">
        <w:instrText xml:space="preserve"> SEQ Table \* ARABIC </w:instrText>
      </w:r>
      <w:r w:rsidR="00603FA5">
        <w:fldChar w:fldCharType="separate"/>
      </w:r>
      <w:r w:rsidR="00D57947">
        <w:rPr>
          <w:noProof/>
        </w:rPr>
        <w:t>3</w:t>
      </w:r>
      <w:r w:rsidR="00603FA5">
        <w:rPr>
          <w:noProof/>
        </w:rPr>
        <w:fldChar w:fldCharType="end"/>
      </w:r>
      <w:r>
        <w:t xml:space="preserve"> Features</w:t>
      </w:r>
    </w:p>
    <w:p w:rsidR="00FC40EE" w:rsidRDefault="002D1D4D" w:rsidP="00CC4A01">
      <w:r>
        <w:t xml:space="preserve">The second </w:t>
      </w:r>
      <w:r w:rsidR="00A632AA">
        <w:t xml:space="preserve">question is to what type of classifier </w:t>
      </w:r>
      <w:r w:rsidR="0063539B">
        <w:t>should be</w:t>
      </w:r>
      <w:r w:rsidR="0018301C">
        <w:t xml:space="preserve"> used. </w:t>
      </w:r>
      <w:r w:rsidR="00EC5C6F">
        <w:t xml:space="preserve">The </w:t>
      </w:r>
      <w:r w:rsidR="00712C9D">
        <w:t xml:space="preserve">features </w:t>
      </w:r>
      <w:r w:rsidR="00EC5C6F">
        <w:t xml:space="preserve">may </w:t>
      </w:r>
      <w:r w:rsidR="00A23334">
        <w:t>determine</w:t>
      </w:r>
      <w:r w:rsidR="00712C9D">
        <w:t xml:space="preserve"> the classifier, but most cases it does not due to the classifiers are defined generally</w:t>
      </w:r>
      <w:r w:rsidR="00EC5C6F">
        <w:t xml:space="preserve"> and</w:t>
      </w:r>
      <w:r w:rsidR="00712C9D">
        <w:t xml:space="preserve"> </w:t>
      </w:r>
      <w:r w:rsidR="00EC5C6F">
        <w:t xml:space="preserve">they </w:t>
      </w:r>
      <w:r w:rsidR="00BA4F27">
        <w:t xml:space="preserve">enables to </w:t>
      </w:r>
      <w:r w:rsidR="00E473B9">
        <w:t xml:space="preserve">be applied </w:t>
      </w:r>
      <w:r w:rsidR="00712C9D">
        <w:t xml:space="preserve">under </w:t>
      </w:r>
      <w:r w:rsidR="00CC4304">
        <w:t xml:space="preserve">different </w:t>
      </w:r>
      <w:r w:rsidR="00712C9D">
        <w:t xml:space="preserve">conditions and </w:t>
      </w:r>
      <w:r w:rsidR="00CC4304">
        <w:t xml:space="preserve">with variety </w:t>
      </w:r>
      <w:r w:rsidR="00712C9D">
        <w:t>inputs.</w:t>
      </w:r>
      <w:r w:rsidR="00BA4F27">
        <w:t xml:space="preserve"> </w:t>
      </w:r>
      <w:r w:rsidR="007071C2">
        <w:t xml:space="preserve">The following table </w:t>
      </w:r>
      <w:r w:rsidR="00BA4F27">
        <w:t>presents these</w:t>
      </w:r>
      <w:r w:rsidR="007071C2">
        <w:t xml:space="preserve"> methods.</w:t>
      </w:r>
    </w:p>
    <w:tbl>
      <w:tblPr>
        <w:tblStyle w:val="TableGrid"/>
        <w:tblW w:w="9558" w:type="dxa"/>
        <w:tblLook w:val="04A0" w:firstRow="1" w:lastRow="0" w:firstColumn="1" w:lastColumn="0" w:noHBand="0" w:noVBand="1"/>
      </w:tblPr>
      <w:tblGrid>
        <w:gridCol w:w="1244"/>
        <w:gridCol w:w="3510"/>
        <w:gridCol w:w="4804"/>
      </w:tblGrid>
      <w:tr w:rsidR="00B17233" w:rsidTr="00FC40EE">
        <w:tc>
          <w:tcPr>
            <w:tcW w:w="1244" w:type="dxa"/>
          </w:tcPr>
          <w:p w:rsidR="00B17233" w:rsidRPr="0052428C" w:rsidRDefault="003904AC" w:rsidP="00CC4A01">
            <w:pPr>
              <w:rPr>
                <w:b/>
              </w:rPr>
            </w:pPr>
            <w:r w:rsidRPr="0052428C">
              <w:rPr>
                <w:b/>
              </w:rPr>
              <w:t>Feature</w:t>
            </w:r>
          </w:p>
        </w:tc>
        <w:tc>
          <w:tcPr>
            <w:tcW w:w="3510" w:type="dxa"/>
          </w:tcPr>
          <w:p w:rsidR="00B17233" w:rsidRPr="0052428C" w:rsidRDefault="00B17233" w:rsidP="00CC4A01">
            <w:pPr>
              <w:rPr>
                <w:b/>
              </w:rPr>
            </w:pPr>
            <w:r w:rsidRPr="0052428C">
              <w:rPr>
                <w:b/>
              </w:rPr>
              <w:t>Method</w:t>
            </w:r>
          </w:p>
        </w:tc>
        <w:tc>
          <w:tcPr>
            <w:tcW w:w="4804" w:type="dxa"/>
          </w:tcPr>
          <w:p w:rsidR="00B17233" w:rsidRPr="0052428C" w:rsidRDefault="00632182" w:rsidP="00CC4A01">
            <w:pPr>
              <w:rPr>
                <w:b/>
              </w:rPr>
            </w:pPr>
            <w:r w:rsidRPr="0052428C">
              <w:rPr>
                <w:b/>
              </w:rPr>
              <w:t>Description</w:t>
            </w:r>
          </w:p>
        </w:tc>
      </w:tr>
      <w:tr w:rsidR="00B17233" w:rsidTr="00FC40EE">
        <w:tc>
          <w:tcPr>
            <w:tcW w:w="1244" w:type="dxa"/>
          </w:tcPr>
          <w:p w:rsidR="00B17233" w:rsidRDefault="00D37463" w:rsidP="00D37463">
            <w:pPr>
              <w:pStyle w:val="NoSpacing"/>
            </w:pPr>
            <w:r>
              <w:t>P1, P2</w:t>
            </w:r>
          </w:p>
        </w:tc>
        <w:tc>
          <w:tcPr>
            <w:tcW w:w="3510" w:type="dxa"/>
          </w:tcPr>
          <w:p w:rsidR="00B17233" w:rsidRDefault="00C146E8" w:rsidP="00C146E8">
            <w:pPr>
              <w:pStyle w:val="NoSpacing"/>
            </w:pPr>
            <w:r>
              <w:t>Linear d</w:t>
            </w:r>
            <w:r w:rsidR="00EF46A9">
              <w:t>iscriminant analysis</w:t>
            </w:r>
          </w:p>
        </w:tc>
        <w:tc>
          <w:tcPr>
            <w:tcW w:w="4804" w:type="dxa"/>
          </w:tcPr>
          <w:p w:rsidR="00B17233" w:rsidRDefault="00557564" w:rsidP="00C146E8">
            <w:pPr>
              <w:pStyle w:val="NoSpacing"/>
            </w:pPr>
            <w:r>
              <w:t>Lin</w:t>
            </w:r>
            <w:r w:rsidR="00C146E8">
              <w:t xml:space="preserve">ear </w:t>
            </w:r>
            <w:r>
              <w:t xml:space="preserve">classifier, bases on statistical considerations, </w:t>
            </w:r>
            <w:r w:rsidR="008679D0">
              <w:t xml:space="preserve">normal distribution of the inputs are a general assumptions   </w:t>
            </w:r>
          </w:p>
        </w:tc>
      </w:tr>
      <w:tr w:rsidR="00A632AA" w:rsidTr="00FC40EE">
        <w:tc>
          <w:tcPr>
            <w:tcW w:w="1244" w:type="dxa"/>
          </w:tcPr>
          <w:p w:rsidR="00A632AA" w:rsidRDefault="007E6D49" w:rsidP="00953D47">
            <w:pPr>
              <w:pStyle w:val="NoSpacing"/>
            </w:pPr>
            <w:r>
              <w:t>P</w:t>
            </w:r>
            <w:r w:rsidR="00953D47">
              <w:t>5</w:t>
            </w:r>
          </w:p>
        </w:tc>
        <w:tc>
          <w:tcPr>
            <w:tcW w:w="3510" w:type="dxa"/>
          </w:tcPr>
          <w:p w:rsidR="00A632AA" w:rsidRDefault="009476B5" w:rsidP="00D37463">
            <w:pPr>
              <w:pStyle w:val="NoSpacing"/>
            </w:pPr>
            <w:r>
              <w:t>Measuring distance</w:t>
            </w:r>
            <w:r w:rsidR="007E6D49">
              <w:t xml:space="preserve"> from median waveform</w:t>
            </w:r>
          </w:p>
        </w:tc>
        <w:tc>
          <w:tcPr>
            <w:tcW w:w="4804" w:type="dxa"/>
          </w:tcPr>
          <w:p w:rsidR="00A632AA" w:rsidRDefault="00613474" w:rsidP="00613474">
            <w:pPr>
              <w:pStyle w:val="NoSpacing"/>
            </w:pPr>
            <w:r>
              <w:t>The closest matching median waveforms indicate the class</w:t>
            </w:r>
          </w:p>
        </w:tc>
      </w:tr>
      <w:tr w:rsidR="00B17233" w:rsidTr="00FC40EE">
        <w:tc>
          <w:tcPr>
            <w:tcW w:w="1244" w:type="dxa"/>
          </w:tcPr>
          <w:p w:rsidR="00B17233" w:rsidRDefault="00D37463" w:rsidP="00953D47">
            <w:pPr>
              <w:pStyle w:val="NoSpacing"/>
            </w:pPr>
            <w:r>
              <w:t>P1, P2, P</w:t>
            </w:r>
            <w:r w:rsidR="00953D47">
              <w:t>3, P4</w:t>
            </w:r>
          </w:p>
        </w:tc>
        <w:tc>
          <w:tcPr>
            <w:tcW w:w="3510" w:type="dxa"/>
          </w:tcPr>
          <w:p w:rsidR="00B17233" w:rsidRDefault="00D37463" w:rsidP="00D37463">
            <w:pPr>
              <w:pStyle w:val="NoSpacing"/>
            </w:pPr>
            <w:r>
              <w:t>Feed forward neural networks</w:t>
            </w:r>
          </w:p>
        </w:tc>
        <w:tc>
          <w:tcPr>
            <w:tcW w:w="4804" w:type="dxa"/>
          </w:tcPr>
          <w:p w:rsidR="00B17233" w:rsidRDefault="00613474" w:rsidP="00613474">
            <w:pPr>
              <w:pStyle w:val="NoSpacing"/>
            </w:pPr>
            <w:r>
              <w:t>Commonly used neural network, which can be good for non-linear classification, but also good for other problems (regression, etc.)</w:t>
            </w:r>
          </w:p>
        </w:tc>
      </w:tr>
      <w:tr w:rsidR="00D37463" w:rsidTr="00FC40EE">
        <w:tc>
          <w:tcPr>
            <w:tcW w:w="1244" w:type="dxa"/>
          </w:tcPr>
          <w:p w:rsidR="00D37463" w:rsidRDefault="00953D47" w:rsidP="00953D47">
            <w:pPr>
              <w:pStyle w:val="NoSpacing"/>
            </w:pPr>
            <w:r>
              <w:t>P4</w:t>
            </w:r>
          </w:p>
        </w:tc>
        <w:tc>
          <w:tcPr>
            <w:tcW w:w="3510" w:type="dxa"/>
          </w:tcPr>
          <w:p w:rsidR="00D37463" w:rsidRDefault="00D37463" w:rsidP="00D37463">
            <w:pPr>
              <w:pStyle w:val="NoSpacing"/>
            </w:pPr>
            <w:r>
              <w:t>Self-organizing map neural network (</w:t>
            </w:r>
            <w:proofErr w:type="spellStart"/>
            <w:r>
              <w:t>Kohonan</w:t>
            </w:r>
            <w:proofErr w:type="spellEnd"/>
            <w:r>
              <w:t xml:space="preserve"> network</w:t>
            </w:r>
            <w:r w:rsidR="00AB1EE0">
              <w:t>)</w:t>
            </w:r>
          </w:p>
        </w:tc>
        <w:tc>
          <w:tcPr>
            <w:tcW w:w="4804" w:type="dxa"/>
          </w:tcPr>
          <w:p w:rsidR="00D37463" w:rsidRDefault="0092127A" w:rsidP="009A4B3F">
            <w:pPr>
              <w:pStyle w:val="NoSpacing"/>
              <w:keepNext/>
            </w:pPr>
            <w:r>
              <w:t xml:space="preserve">This type of neural network is used for unsupervised classifying, it can detect the similarities between the </w:t>
            </w:r>
            <w:r w:rsidR="00F70740">
              <w:t>inputs</w:t>
            </w:r>
          </w:p>
        </w:tc>
      </w:tr>
    </w:tbl>
    <w:p w:rsidR="00E92022" w:rsidRDefault="009A4B3F" w:rsidP="009A4B3F">
      <w:pPr>
        <w:pStyle w:val="Caption"/>
        <w:jc w:val="center"/>
      </w:pPr>
      <w:r>
        <w:t xml:space="preserve">Table </w:t>
      </w:r>
      <w:r w:rsidR="00603FA5">
        <w:fldChar w:fldCharType="begin"/>
      </w:r>
      <w:r w:rsidR="00603FA5">
        <w:instrText xml:space="preserve"> SEQ Table \* ARABIC </w:instrText>
      </w:r>
      <w:r w:rsidR="00603FA5">
        <w:fldChar w:fldCharType="separate"/>
      </w:r>
      <w:r w:rsidR="00D57947">
        <w:rPr>
          <w:noProof/>
        </w:rPr>
        <w:t>4</w:t>
      </w:r>
      <w:r w:rsidR="00603FA5">
        <w:rPr>
          <w:noProof/>
        </w:rPr>
        <w:fldChar w:fldCharType="end"/>
      </w:r>
      <w:r>
        <w:t xml:space="preserve"> Classifiers</w:t>
      </w:r>
    </w:p>
    <w:p w:rsidR="000D78A5" w:rsidRDefault="000D78A5" w:rsidP="000D78A5">
      <w:pPr>
        <w:pStyle w:val="Heading2"/>
      </w:pPr>
      <w:r>
        <w:t>Data preprocessing</w:t>
      </w:r>
    </w:p>
    <w:p w:rsidR="00AD2995" w:rsidRDefault="00AD2995" w:rsidP="00AD2995">
      <w:pPr>
        <w:pStyle w:val="Heading3"/>
      </w:pPr>
      <w:r>
        <w:t xml:space="preserve">Matching LAS and SDF </w:t>
      </w:r>
      <w:r w:rsidR="00944681">
        <w:t>records</w:t>
      </w:r>
      <w:r>
        <w:t xml:space="preserve"> by timestamp</w:t>
      </w:r>
      <w:r w:rsidR="00822DDC">
        <w:t>s</w:t>
      </w:r>
    </w:p>
    <w:p w:rsidR="00AD2995" w:rsidRPr="00D43FAE" w:rsidRDefault="00AD2995" w:rsidP="00AD2995">
      <w:r>
        <w:t xml:space="preserve">However the LAS file specification supports the waveform storage, </w:t>
      </w:r>
      <w:r w:rsidR="00E74E54">
        <w:t xml:space="preserve">but in our case, the </w:t>
      </w:r>
      <w:r>
        <w:t xml:space="preserve">waveforms </w:t>
      </w:r>
      <w:r w:rsidR="00E74E54">
        <w:t xml:space="preserve">are stored </w:t>
      </w:r>
      <w:r>
        <w:t xml:space="preserve">separately in SDF file. </w:t>
      </w:r>
      <w:r w:rsidR="00DC0B0E">
        <w:t xml:space="preserve">Since </w:t>
      </w:r>
      <w:r>
        <w:t xml:space="preserve">the SDF does not contain the coordinates of the waveforms in the object space, and unfortunately it cannot be calculated, because the global coordinates of the focus point </w:t>
      </w:r>
      <w:r>
        <w:lastRenderedPageBreak/>
        <w:t>is not stored by the file</w:t>
      </w:r>
      <w:r w:rsidR="00DC0B0E">
        <w:t xml:space="preserve">s, the </w:t>
      </w:r>
      <w:r w:rsidR="00B40807">
        <w:t xml:space="preserve">record </w:t>
      </w:r>
      <w:r w:rsidR="00DC0B0E">
        <w:t xml:space="preserve">matching </w:t>
      </w:r>
      <w:r w:rsidR="00B40807">
        <w:t xml:space="preserve">between </w:t>
      </w:r>
      <w:r w:rsidR="00DC0B0E">
        <w:t>LAS</w:t>
      </w:r>
      <w:r w:rsidR="00B40807">
        <w:t xml:space="preserve"> and </w:t>
      </w:r>
      <w:r w:rsidR="00DC0B0E">
        <w:t>SDF has to be solved. The global reference timing</w:t>
      </w:r>
      <w:r w:rsidR="00146009">
        <w:t xml:space="preserve"> (UTC)</w:t>
      </w:r>
      <w:r w:rsidR="00DC0B0E">
        <w:t xml:space="preserve"> of the records in both files allows </w:t>
      </w:r>
      <w:r w:rsidR="00D93B65">
        <w:t>matching</w:t>
      </w:r>
      <w:r w:rsidR="00DC0B0E">
        <w:t xml:space="preserve"> them easily</w:t>
      </w:r>
      <w:r>
        <w:t>.</w:t>
      </w:r>
      <w:r w:rsidR="00FD2F30">
        <w:t xml:space="preserve"> The matches showed 0-2 </w:t>
      </w:r>
      <w:r w:rsidR="00E558FF">
        <w:rPr>
          <w:rFonts w:cs="Times New Roman"/>
        </w:rPr>
        <w:t>µ</w:t>
      </w:r>
      <w:r w:rsidR="00FD2F30">
        <w:t xml:space="preserve">s </w:t>
      </w:r>
      <w:r w:rsidR="00E558FF">
        <w:t>differences between the seconds. The light can travel 600 m in this time</w:t>
      </w:r>
      <w:r w:rsidR="008A1C1B">
        <w:t xml:space="preserve"> interval</w:t>
      </w:r>
      <w:r w:rsidR="00E558FF">
        <w:t>, which mean</w:t>
      </w:r>
      <w:r w:rsidR="00D85984">
        <w:t>s</w:t>
      </w:r>
      <w:r w:rsidR="00E558FF">
        <w:t xml:space="preserve"> that the 2 </w:t>
      </w:r>
      <w:r w:rsidR="00E558FF">
        <w:rPr>
          <w:rFonts w:cs="Times New Roman"/>
        </w:rPr>
        <w:t>µ</w:t>
      </w:r>
      <w:r w:rsidR="00E558FF">
        <w:t>s</w:t>
      </w:r>
      <w:r w:rsidR="003509A8">
        <w:t xml:space="preserve"> difference</w:t>
      </w:r>
      <w:r w:rsidR="001A7A37">
        <w:t xml:space="preserve"> </w:t>
      </w:r>
      <w:r w:rsidR="003509A8">
        <w:t xml:space="preserve">is </w:t>
      </w:r>
      <w:r w:rsidR="00411D89">
        <w:t>just</w:t>
      </w:r>
      <w:r w:rsidR="001A7A37">
        <w:t xml:space="preserve"> caused by the</w:t>
      </w:r>
      <w:r w:rsidR="00F55A12">
        <w:t xml:space="preserve"> different processing technique, and matches </w:t>
      </w:r>
      <w:r w:rsidR="00411D89">
        <w:t xml:space="preserve">with this </w:t>
      </w:r>
      <w:r w:rsidR="00C16045">
        <w:t>time discrepancy</w:t>
      </w:r>
      <w:r w:rsidR="00411D89">
        <w:t xml:space="preserve"> </w:t>
      </w:r>
      <w:r w:rsidR="00F55A12">
        <w:t>are also perfect.</w:t>
      </w:r>
    </w:p>
    <w:p w:rsidR="00F92A9E" w:rsidRDefault="00F92A9E" w:rsidP="00F92A9E">
      <w:pPr>
        <w:pStyle w:val="Heading3"/>
      </w:pPr>
      <w:r>
        <w:t>Calculating the scan angles</w:t>
      </w:r>
    </w:p>
    <w:p w:rsidR="00F3308C" w:rsidRDefault="00F3308C" w:rsidP="00F92A9E">
      <w:pPr>
        <w:rPr>
          <w:ins w:id="1" w:author="Zoltan Koppanyi" w:date="2014-08-21T14:28:00Z"/>
        </w:rPr>
      </w:pPr>
      <w:ins w:id="2" w:author="Zoltan Koppanyi" w:date="2014-08-21T14:26:00Z">
        <w:r>
          <w:t xml:space="preserve">The flight height </w:t>
        </w:r>
      </w:ins>
      <w:ins w:id="3" w:author="Zoltan Koppanyi" w:date="2014-08-21T14:27:00Z">
        <w:r>
          <w:t>(</w:t>
        </w:r>
        <w:r w:rsidRPr="00F3308C">
          <w:rPr>
            <w:i/>
            <w:rPrChange w:id="4" w:author="Zoltan Koppanyi" w:date="2014-08-21T14:27:00Z">
              <w:rPr/>
            </w:rPrChange>
          </w:rPr>
          <w:t>h</w:t>
        </w:r>
        <w:r>
          <w:t xml:space="preserve">) </w:t>
        </w:r>
      </w:ins>
      <w:ins w:id="5" w:author="Zoltan Koppanyi" w:date="2014-08-21T14:26:00Z">
        <w:r>
          <w:t xml:space="preserve">was </w:t>
        </w:r>
      </w:ins>
      <w:ins w:id="6" w:author="Zoltan Koppanyi" w:date="2014-08-21T14:27:00Z">
        <w:r>
          <w:t xml:space="preserve">~680 m, and the beam </w:t>
        </w:r>
        <w:proofErr w:type="spellStart"/>
        <w:r>
          <w:t>diveregence</w:t>
        </w:r>
      </w:ins>
      <w:proofErr w:type="spellEnd"/>
      <w:ins w:id="7" w:author="Zoltan Koppanyi" w:date="2014-08-21T14:28:00Z">
        <w:r>
          <w:t xml:space="preserve"> (</w:t>
        </w:r>
      </w:ins>
      <w:ins w:id="8" w:author="Zoltan Koppanyi" w:date="2014-08-21T14:29:00Z">
        <w:r>
          <w:rPr>
            <w:rFonts w:cs="Times New Roman"/>
          </w:rPr>
          <w:t>δ</w:t>
        </w:r>
      </w:ins>
      <w:ins w:id="9" w:author="Zoltan Koppanyi" w:date="2014-08-21T14:28:00Z">
        <w:r>
          <w:t>)</w:t>
        </w:r>
      </w:ins>
      <w:ins w:id="10" w:author="Zoltan Koppanyi" w:date="2014-08-21T14:27:00Z">
        <w:r>
          <w:t xml:space="preserve"> of the </w:t>
        </w:r>
        <w:proofErr w:type="spellStart"/>
        <w:r>
          <w:t>Riegle’s</w:t>
        </w:r>
        <w:proofErr w:type="spellEnd"/>
        <w:r>
          <w:t xml:space="preserve"> Q780 system is 0.25 </w:t>
        </w:r>
        <w:proofErr w:type="spellStart"/>
        <w:r>
          <w:t>mrad</w:t>
        </w:r>
        <w:proofErr w:type="spellEnd"/>
        <w:r>
          <w:t xml:space="preserve">, thus the footprint can be </w:t>
        </w:r>
      </w:ins>
      <w:ins w:id="11" w:author="Zoltan Koppanyi" w:date="2014-08-21T14:28:00Z">
        <w:r>
          <w:t>calculated</w:t>
        </w:r>
      </w:ins>
      <w:ins w:id="12" w:author="Zoltan Koppanyi" w:date="2014-08-21T14:27:00Z">
        <w:r>
          <w:t xml:space="preserve"> </w:t>
        </w:r>
      </w:ins>
      <w:ins w:id="13" w:author="Zoltan Koppanyi" w:date="2014-08-21T14:28:00Z">
        <w:r>
          <w:t>with the following expression:</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F3308C" w:rsidTr="003F4436">
        <w:trPr>
          <w:ins w:id="14" w:author="Zoltan Koppanyi" w:date="2014-08-21T14:28:00Z"/>
        </w:trPr>
        <w:tc>
          <w:tcPr>
            <w:tcW w:w="9108" w:type="dxa"/>
            <w:vAlign w:val="center"/>
          </w:tcPr>
          <w:p w:rsidR="00F3308C" w:rsidRDefault="00F3308C" w:rsidP="00F3308C">
            <w:pPr>
              <w:pStyle w:val="NoSpacing"/>
              <w:jc w:val="center"/>
              <w:rPr>
                <w:ins w:id="15" w:author="Zoltan Koppanyi" w:date="2014-08-21T14:28:00Z"/>
              </w:rPr>
              <w:pPrChange w:id="16" w:author="Zoltan Koppanyi" w:date="2014-08-21T14:29:00Z">
                <w:pPr>
                  <w:pStyle w:val="NoSpacing"/>
                </w:pPr>
              </w:pPrChange>
            </w:pPr>
            <m:oMath>
              <m:r>
                <w:ins w:id="17" w:author="Zoltan Koppanyi" w:date="2014-08-21T14:28:00Z">
                  <w:rPr>
                    <w:rFonts w:ascii="Cambria Math" w:hAnsi="Cambria Math"/>
                  </w:rPr>
                  <m:t>f=h*</m:t>
                </w:ins>
              </m:r>
            </m:oMath>
            <w:ins w:id="18" w:author="Zoltan Koppanyi" w:date="2014-08-21T14:29:00Z">
              <w:r>
                <w:rPr>
                  <w:rFonts w:eastAsiaTheme="minorEastAsia"/>
                </w:rPr>
                <w:t xml:space="preserve"> </w:t>
              </w:r>
              <w:r>
                <w:rPr>
                  <w:rFonts w:eastAsiaTheme="minorEastAsia" w:cs="Times New Roman"/>
                </w:rPr>
                <w:t>δ</w:t>
              </w:r>
              <w:r>
                <w:rPr>
                  <w:rFonts w:eastAsiaTheme="minorEastAsia"/>
                </w:rPr>
                <w:t xml:space="preserve"> = 0.17 m</w:t>
              </w:r>
            </w:ins>
          </w:p>
        </w:tc>
        <w:tc>
          <w:tcPr>
            <w:tcW w:w="468" w:type="dxa"/>
            <w:vAlign w:val="center"/>
          </w:tcPr>
          <w:p w:rsidR="00F3308C" w:rsidRDefault="00F3308C" w:rsidP="003F4436">
            <w:pPr>
              <w:pStyle w:val="NoSpacing"/>
              <w:rPr>
                <w:ins w:id="19" w:author="Zoltan Koppanyi" w:date="2014-08-21T14:28:00Z"/>
              </w:rPr>
            </w:pPr>
            <w:ins w:id="20" w:author="Zoltan Koppanyi" w:date="2014-08-21T14:28:00Z">
              <w:r>
                <w:t>(x</w:t>
              </w:r>
              <w:r>
                <w:t>)</w:t>
              </w:r>
            </w:ins>
          </w:p>
        </w:tc>
      </w:tr>
    </w:tbl>
    <w:p w:rsidR="00F3308C" w:rsidRDefault="00F3308C" w:rsidP="00F92A9E">
      <w:pPr>
        <w:rPr>
          <w:ins w:id="21" w:author="Zoltan Koppanyi" w:date="2014-08-21T14:26:00Z"/>
        </w:rPr>
      </w:pPr>
    </w:p>
    <w:p w:rsidR="00F92A9E" w:rsidRDefault="00F92A9E" w:rsidP="00F92A9E">
      <w:pPr>
        <w:rPr>
          <w:rFonts w:eastAsiaTheme="minorEastAsia"/>
        </w:rPr>
      </w:pPr>
      <w:r>
        <w:t xml:space="preserve">The </w:t>
      </w:r>
      <w:proofErr w:type="spellStart"/>
      <w:r>
        <w:t>Riegl’s</w:t>
      </w:r>
      <w:proofErr w:type="spellEnd"/>
      <w:r>
        <w:t xml:space="preserve"> SDF file format contains several parameters to </w:t>
      </w:r>
      <w:proofErr w:type="spellStart"/>
      <w:r>
        <w:t>georeference</w:t>
      </w:r>
      <w:proofErr w:type="spellEnd"/>
      <w:r>
        <w:t xml:space="preserve"> the waveforms in spatial coordinate system. The locations of the waveform sample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Pr>
          <w:rFonts w:eastAsiaTheme="minorEastAsia"/>
        </w:rPr>
        <w:t xml:space="preserve"> can be determined with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F92A9E" w:rsidTr="008274FB">
        <w:tc>
          <w:tcPr>
            <w:tcW w:w="9108" w:type="dxa"/>
            <w:vAlign w:val="center"/>
          </w:tcPr>
          <w:p w:rsidR="00F92A9E" w:rsidRDefault="00603FA5" w:rsidP="008274FB">
            <w:pPr>
              <w:pStyle w:val="NoSpacing"/>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=o+d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m:t>
                </m:r>
              </m:oMath>
            </m:oMathPara>
          </w:p>
        </w:tc>
        <w:tc>
          <w:tcPr>
            <w:tcW w:w="468" w:type="dxa"/>
            <w:vAlign w:val="center"/>
          </w:tcPr>
          <w:p w:rsidR="00F92A9E" w:rsidRDefault="00F92A9E" w:rsidP="008274FB">
            <w:pPr>
              <w:pStyle w:val="NoSpacing"/>
            </w:pPr>
            <w:r>
              <w:t>(1)</w:t>
            </w:r>
          </w:p>
        </w:tc>
      </w:tr>
    </w:tbl>
    <w:p w:rsidR="00F92A9E" w:rsidRDefault="00F92A9E" w:rsidP="00F92A9E"/>
    <w:p w:rsidR="004732DB" w:rsidRDefault="00F92A9E" w:rsidP="004732DB">
      <w:pPr>
        <w:rPr>
          <w:rFonts w:eastAsiaTheme="minorEastAsia"/>
        </w:rPr>
      </w:pPr>
      <w:proofErr w:type="gramStart"/>
      <w:r>
        <w:t>where</w:t>
      </w:r>
      <w:proofErr w:type="gramEnd"/>
      <w:r>
        <w:t xml:space="preserve"> </w:t>
      </w:r>
      <m:oMath>
        <m:r>
          <w:rPr>
            <w:rFonts w:ascii="Cambria Math" w:hAnsi="Cambria Math"/>
          </w:rPr>
          <m:t>o</m:t>
        </m:r>
      </m:oMath>
      <w:r>
        <w:rPr>
          <w:rFonts w:eastAsiaTheme="minorEastAsia"/>
        </w:rPr>
        <w:t xml:space="preserve"> is the </w:t>
      </w:r>
      <w:r w:rsidR="00984916">
        <w:rPr>
          <w:rFonts w:eastAsiaTheme="minorEastAsia"/>
        </w:rPr>
        <w:t>origin</w:t>
      </w:r>
      <w:r>
        <w:rPr>
          <w:rFonts w:eastAsiaTheme="minorEastAsia"/>
        </w:rPr>
        <w:t xml:space="preserve"> vector, </w:t>
      </w:r>
      <m:oMath>
        <m:r>
          <w:rPr>
            <w:rFonts w:ascii="Cambria Math" w:hAnsi="Cambria Math"/>
          </w:rPr>
          <m:t>d</m:t>
        </m:r>
      </m:oMath>
      <w:r>
        <w:rPr>
          <w:rFonts w:eastAsiaTheme="minorEastAsia"/>
        </w:rPr>
        <w:t xml:space="preserve"> is </w:t>
      </w:r>
      <w:r w:rsidR="00984916">
        <w:rPr>
          <w:rFonts w:eastAsiaTheme="minorEastAsia"/>
        </w:rPr>
        <w:t>the direction</w:t>
      </w:r>
      <w:r>
        <w:rPr>
          <w:rFonts w:eastAsiaTheme="minorEastAsia"/>
        </w:rPr>
        <w:t xml:space="preserve"> of the emitted pulse,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Pr>
          <w:rFonts w:eastAsiaTheme="minorEastAsia"/>
        </w:rPr>
        <w:t xml:space="preserve"> is the reference time, </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eastAsiaTheme="minorEastAsia"/>
        </w:rPr>
        <w:t xml:space="preserve">  is the group velocity. </w:t>
      </w:r>
    </w:p>
    <w:p w:rsidR="00F92A9E" w:rsidRDefault="00F92A9E" w:rsidP="004732DB">
      <w:pPr>
        <w:jc w:val="center"/>
      </w:pPr>
      <w:r>
        <w:rPr>
          <w:noProof/>
        </w:rPr>
        <w:drawing>
          <wp:inline distT="0" distB="0" distL="0" distR="0" wp14:anchorId="7FE2D818" wp14:editId="3C88FEA4">
            <wp:extent cx="2743200" cy="10668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4048" cy="1071081"/>
                    </a:xfrm>
                    <a:prstGeom prst="rect">
                      <a:avLst/>
                    </a:prstGeom>
                    <a:noFill/>
                    <a:ln>
                      <a:noFill/>
                    </a:ln>
                  </pic:spPr>
                </pic:pic>
              </a:graphicData>
            </a:graphic>
          </wp:inline>
        </w:drawing>
      </w:r>
    </w:p>
    <w:p w:rsidR="00F92A9E" w:rsidRDefault="00F92A9E" w:rsidP="00F92A9E">
      <w:pPr>
        <w:pStyle w:val="Caption"/>
        <w:jc w:val="center"/>
      </w:pPr>
      <w:bookmarkStart w:id="22" w:name="_Ref394327875"/>
      <w:r>
        <w:t xml:space="preserve">Figure </w:t>
      </w:r>
      <w:r w:rsidR="00603FA5">
        <w:fldChar w:fldCharType="begin"/>
      </w:r>
      <w:r w:rsidR="00603FA5">
        <w:instrText xml:space="preserve"> SEQ Figure \* ARABIC </w:instrText>
      </w:r>
      <w:r w:rsidR="00603FA5">
        <w:fldChar w:fldCharType="separate"/>
      </w:r>
      <w:r w:rsidR="00D57947">
        <w:rPr>
          <w:noProof/>
        </w:rPr>
        <w:t>1</w:t>
      </w:r>
      <w:r w:rsidR="00603FA5">
        <w:rPr>
          <w:noProof/>
        </w:rPr>
        <w:fldChar w:fldCharType="end"/>
      </w:r>
      <w:bookmarkEnd w:id="22"/>
      <w:r>
        <w:t xml:space="preserve"> Locations in the sensor coordinate system. (</w:t>
      </w:r>
      <w:proofErr w:type="gramStart"/>
      <w:r>
        <w:t>from</w:t>
      </w:r>
      <w:proofErr w:type="gramEnd"/>
      <w:r>
        <w:t xml:space="preserve"> the Waveform Extraction Library Manual, Page 6)</w:t>
      </w:r>
    </w:p>
    <w:p w:rsidR="00F92A9E" w:rsidRDefault="004732DB" w:rsidP="00F92A9E">
      <w:pPr>
        <w:rPr>
          <w:rFonts w:eastAsiaTheme="minorEastAsia"/>
        </w:rPr>
      </w:pPr>
      <w:r>
        <w:t>W</w:t>
      </w:r>
      <w:r w:rsidR="00F92A9E">
        <w:t xml:space="preserve">hile </w:t>
      </w:r>
      <w:proofErr w:type="gramStart"/>
      <w:r w:rsidR="00F92A9E">
        <w:t xml:space="preserve">the </w:t>
      </w:r>
      <m:oMath>
        <m:r>
          <w:rPr>
            <w:rFonts w:ascii="Cambria Math" w:hAnsi="Cambria Math"/>
          </w:rPr>
          <m:t>o</m:t>
        </m:r>
      </m:oMath>
      <w:r w:rsidR="00F92A9E">
        <w:rPr>
          <w:rFonts w:eastAsiaTheme="minorEastAsia"/>
        </w:rPr>
        <w:t xml:space="preserve"> and</w:t>
      </w:r>
      <w:proofErr w:type="gramEnd"/>
      <w:r w:rsidR="00F92A9E">
        <w:rPr>
          <w:rFonts w:eastAsiaTheme="minorEastAsia"/>
        </w:rPr>
        <w:t xml:space="preserve"> </w:t>
      </w:r>
      <m:oMath>
        <m:r>
          <w:rPr>
            <w:rFonts w:ascii="Cambria Math" w:hAnsi="Cambria Math"/>
          </w:rPr>
          <m:t>d</m:t>
        </m:r>
      </m:oMath>
      <w:r w:rsidR="00F92A9E">
        <w:rPr>
          <w:rFonts w:eastAsiaTheme="minorEastAsia"/>
        </w:rPr>
        <w:t xml:space="preserve"> are vectors, the direction of them and the residual vector can be calculated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F92A9E" w:rsidTr="008274FB">
        <w:tc>
          <w:tcPr>
            <w:tcW w:w="9108" w:type="dxa"/>
            <w:vAlign w:val="center"/>
          </w:tcPr>
          <w:p w:rsidR="00F92A9E" w:rsidRDefault="00603FA5" w:rsidP="008274FB">
            <w:pPr>
              <w:pStyle w:val="NoSpacing"/>
            </w:pPr>
            <m:oMathPara>
              <m:oMath>
                <m:sSub>
                  <m:sSubPr>
                    <m:ctrlPr>
                      <w:rPr>
                        <w:rFonts w:ascii="Cambria Math" w:hAnsi="Cambria Math"/>
                        <w:i/>
                      </w:rPr>
                    </m:ctrlPr>
                  </m:sSubPr>
                  <m:e>
                    <m:r>
                      <w:rPr>
                        <w:rFonts w:ascii="Cambria Math" w:hAnsi="Cambria Math"/>
                      </w:rPr>
                      <m:t>δ</m:t>
                    </m:r>
                  </m:e>
                  <m:sub>
                    <m:r>
                      <w:rPr>
                        <w:rFonts w:ascii="Cambria Math" w:hAnsi="Cambria Math"/>
                      </w:rPr>
                      <m:t>v</m:t>
                    </m:r>
                  </m:sub>
                </m:sSub>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3</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2</m:t>
                            </m:r>
                          </m:sup>
                        </m:sSup>
                      </m:e>
                    </m:rad>
                  </m:den>
                </m:f>
                <m:r>
                  <w:rPr>
                    <w:rFonts w:ascii="Cambria Math" w:hAnsi="Cambria Math"/>
                  </w:rPr>
                  <m:t>)</m:t>
                </m:r>
              </m:oMath>
            </m:oMathPara>
          </w:p>
        </w:tc>
        <w:tc>
          <w:tcPr>
            <w:tcW w:w="468" w:type="dxa"/>
            <w:vAlign w:val="center"/>
          </w:tcPr>
          <w:p w:rsidR="00F92A9E" w:rsidRDefault="00F92A9E" w:rsidP="008274FB">
            <w:pPr>
              <w:pStyle w:val="NoSpacing"/>
            </w:pPr>
            <w:r>
              <w:t>(2)</w:t>
            </w:r>
          </w:p>
        </w:tc>
      </w:tr>
    </w:tbl>
    <w:p w:rsidR="00F92A9E" w:rsidRDefault="00F92A9E" w:rsidP="00F92A9E"/>
    <w:p w:rsidR="00F92A9E" w:rsidRPr="00AA59D0" w:rsidRDefault="00F92A9E" w:rsidP="00F92A9E">
      <w:proofErr w:type="gramStart"/>
      <w:r>
        <w:t>where</w:t>
      </w:r>
      <w:proofErr w:type="gramEnd"/>
      <w:r>
        <w:t xml:space="preserve"> </w:t>
      </w:r>
      <m:oMath>
        <m:r>
          <w:rPr>
            <w:rFonts w:ascii="Cambria Math" w:hAnsi="Cambria Math"/>
          </w:rPr>
          <m:t>v</m:t>
        </m:r>
      </m:oMath>
      <w:r>
        <w:rPr>
          <w:rFonts w:eastAsiaTheme="minorEastAsia"/>
        </w:rPr>
        <w:t xml:space="preserve"> is any vector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rFonts w:eastAsiaTheme="minorEastAsia"/>
        </w:rPr>
        <w:t xml:space="preserve"> is the direction of the this </w:t>
      </w:r>
      <m:oMath>
        <m:r>
          <w:rPr>
            <w:rFonts w:ascii="Cambria Math" w:hAnsi="Cambria Math"/>
          </w:rPr>
          <m:t>v</m:t>
        </m:r>
      </m:oMath>
      <w:r>
        <w:rPr>
          <w:rFonts w:eastAsiaTheme="minorEastAsia"/>
        </w:rPr>
        <w:t xml:space="preserve"> vector from the X-Y plane.  Firstly, just the </w:t>
      </w:r>
      <m:oMath>
        <m:r>
          <w:rPr>
            <w:rFonts w:ascii="Cambria Math" w:hAnsi="Cambria Math"/>
          </w:rPr>
          <m:t>d</m:t>
        </m:r>
      </m:oMath>
      <w:r>
        <w:rPr>
          <w:rFonts w:eastAsiaTheme="minorEastAsia"/>
        </w:rPr>
        <w:t xml:space="preserve"> (direction of the emitted pulse) is used to calculate this direction. The results can be seen in </w:t>
      </w:r>
      <w:r>
        <w:rPr>
          <w:rFonts w:eastAsiaTheme="minorEastAsia"/>
        </w:rPr>
        <w:fldChar w:fldCharType="begin"/>
      </w:r>
      <w:r>
        <w:rPr>
          <w:rFonts w:eastAsiaTheme="minorEastAsia"/>
        </w:rPr>
        <w:instrText xml:space="preserve"> REF _Ref394327922 \h </w:instrText>
      </w:r>
      <w:r>
        <w:rPr>
          <w:rFonts w:eastAsiaTheme="minorEastAsia"/>
        </w:rPr>
      </w:r>
      <w:r>
        <w:rPr>
          <w:rFonts w:eastAsiaTheme="minorEastAsia"/>
        </w:rPr>
        <w:fldChar w:fldCharType="separate"/>
      </w:r>
      <w:r w:rsidR="00D57947">
        <w:t xml:space="preserve">Figure </w:t>
      </w:r>
      <w:r w:rsidR="00D57947">
        <w:rPr>
          <w:noProof/>
        </w:rPr>
        <w:t>2</w:t>
      </w:r>
      <w:r>
        <w:rPr>
          <w:rFonts w:eastAsiaTheme="minorEastAsia"/>
        </w:rPr>
        <w:fldChar w:fldCharType="end"/>
      </w:r>
      <w:r>
        <w:rPr>
          <w:rFonts w:eastAsiaTheme="minorEastAsia"/>
        </w:rPr>
        <w:t>.</w:t>
      </w:r>
    </w:p>
    <w:p w:rsidR="00F92A9E" w:rsidRDefault="00F92A9E" w:rsidP="00F92A9E">
      <w:pPr>
        <w:keepNext/>
        <w:jc w:val="center"/>
      </w:pPr>
      <w:r>
        <w:rPr>
          <w:noProof/>
        </w:rPr>
        <w:drawing>
          <wp:inline distT="0" distB="0" distL="0" distR="0" wp14:anchorId="6E9D9F09" wp14:editId="2FEB04B9">
            <wp:extent cx="2912225" cy="2181225"/>
            <wp:effectExtent l="0" t="0" r="2540" b="0"/>
            <wp:docPr id="16" name="Picture 16" descr="C:\Zoli\Incidence\images\roof_laser_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Zoli\Incidence\images\roof_laser_dire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5547" cy="2183713"/>
                    </a:xfrm>
                    <a:prstGeom prst="rect">
                      <a:avLst/>
                    </a:prstGeom>
                    <a:noFill/>
                    <a:ln>
                      <a:noFill/>
                    </a:ln>
                  </pic:spPr>
                </pic:pic>
              </a:graphicData>
            </a:graphic>
          </wp:inline>
        </w:drawing>
      </w:r>
    </w:p>
    <w:p w:rsidR="00F92A9E" w:rsidRDefault="00F92A9E" w:rsidP="00F92A9E">
      <w:pPr>
        <w:pStyle w:val="Caption"/>
        <w:jc w:val="center"/>
      </w:pPr>
      <w:bookmarkStart w:id="23" w:name="_Ref394327922"/>
      <w:r>
        <w:t xml:space="preserve">Figure </w:t>
      </w:r>
      <w:r w:rsidR="00603FA5">
        <w:fldChar w:fldCharType="begin"/>
      </w:r>
      <w:r w:rsidR="00603FA5">
        <w:instrText xml:space="preserve"> SEQ Figure \* ARABIC </w:instrText>
      </w:r>
      <w:r w:rsidR="00603FA5">
        <w:fldChar w:fldCharType="separate"/>
      </w:r>
      <w:r w:rsidR="00D57947">
        <w:rPr>
          <w:noProof/>
        </w:rPr>
        <w:t>2</w:t>
      </w:r>
      <w:r w:rsidR="00603FA5">
        <w:rPr>
          <w:noProof/>
        </w:rPr>
        <w:fldChar w:fldCharType="end"/>
      </w:r>
      <w:bookmarkEnd w:id="23"/>
      <w:r>
        <w:t xml:space="preserve"> Laser beam directions.</w:t>
      </w:r>
    </w:p>
    <w:p w:rsidR="00F92A9E" w:rsidRPr="00FF40AE" w:rsidRDefault="00F92A9E" w:rsidP="00F92A9E">
      <w:r>
        <w:t xml:space="preserve">The LAS files contain the scan angle, but the precision of these data is degree-level. The comparison of the </w:t>
      </w:r>
      <w:r w:rsidR="00690F05">
        <w:t xml:space="preserve">calculated </w:t>
      </w:r>
      <w:r>
        <w:t xml:space="preserve">scan angle </w:t>
      </w:r>
      <w:r w:rsidR="00984916">
        <w:t>from the direction vector (</w:t>
      </w:r>
      <m:oMath>
        <m:r>
          <w:rPr>
            <w:rFonts w:ascii="Cambria Math" w:hAnsi="Cambria Math"/>
          </w:rPr>
          <m:t>v=o</m:t>
        </m:r>
      </m:oMath>
      <w:r w:rsidR="00984916">
        <w:t xml:space="preserve">) </w:t>
      </w:r>
      <w:r w:rsidR="00690F05">
        <w:t>with the</w:t>
      </w:r>
      <w:r>
        <w:t xml:space="preserve"> </w:t>
      </w:r>
      <w:r w:rsidR="00690F05">
        <w:t xml:space="preserve">scan angle provided by the </w:t>
      </w:r>
      <w:r>
        <w:t xml:space="preserve">LAS </w:t>
      </w:r>
      <w:r w:rsidR="00690F05">
        <w:t>file</w:t>
      </w:r>
      <w:r>
        <w:t xml:space="preserve"> can be seen in </w:t>
      </w:r>
      <w:r>
        <w:fldChar w:fldCharType="begin"/>
      </w:r>
      <w:r>
        <w:instrText xml:space="preserve"> REF _Ref394328016 \h </w:instrText>
      </w:r>
      <w:r>
        <w:fldChar w:fldCharType="separate"/>
      </w:r>
      <w:r w:rsidR="00D57947">
        <w:t xml:space="preserve">Figure </w:t>
      </w:r>
      <w:r w:rsidR="00D57947">
        <w:rPr>
          <w:noProof/>
        </w:rPr>
        <w:t>3</w:t>
      </w:r>
      <w:r>
        <w:fldChar w:fldCharType="end"/>
      </w:r>
      <w:r>
        <w:t xml:space="preserve">. Note that </w:t>
      </w:r>
      <w:r w:rsidR="00E16DE5">
        <w:t xml:space="preserve">the </w:t>
      </w:r>
      <w:r>
        <w:t>11</w:t>
      </w:r>
      <w:r w:rsidRPr="00DB5B36">
        <w:rPr>
          <w:vertAlign w:val="superscript"/>
        </w:rPr>
        <w:t>o</w:t>
      </w:r>
      <w:r>
        <w:t xml:space="preserve"> and 12</w:t>
      </w:r>
      <w:r w:rsidRPr="00DB5B36">
        <w:rPr>
          <w:vertAlign w:val="superscript"/>
        </w:rPr>
        <w:t>o</w:t>
      </w:r>
      <w:r w:rsidR="00E16DE5">
        <w:t xml:space="preserve"> scan angles comes from the LAS, and the red graph in the figures shows the calculated scan angles</w:t>
      </w:r>
      <w:r>
        <w:t xml:space="preserve">. The dashed lines </w:t>
      </w:r>
      <w:r w:rsidR="000A6754">
        <w:t xml:space="preserve">depict </w:t>
      </w:r>
      <w:r>
        <w:t xml:space="preserve">the assumed rounding limits. </w:t>
      </w:r>
    </w:p>
    <w:p w:rsidR="00F92A9E" w:rsidRDefault="00F92A9E" w:rsidP="00F92A9E">
      <w:pPr>
        <w:keepNext/>
        <w:jc w:val="center"/>
      </w:pPr>
      <w:r>
        <w:rPr>
          <w:noProof/>
        </w:rPr>
        <w:lastRenderedPageBreak/>
        <w:drawing>
          <wp:inline distT="0" distB="0" distL="0" distR="0" wp14:anchorId="6620E8C6" wp14:editId="178EDD48">
            <wp:extent cx="5932805" cy="2222500"/>
            <wp:effectExtent l="0" t="0" r="0" b="6350"/>
            <wp:docPr id="17" name="Picture 17" descr="C:\Zoli\Incidence\images\LAS_calcualted_scan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Zoli\Incidence\images\LAS_calcualted_scan_ang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222500"/>
                    </a:xfrm>
                    <a:prstGeom prst="rect">
                      <a:avLst/>
                    </a:prstGeom>
                    <a:noFill/>
                    <a:ln>
                      <a:noFill/>
                    </a:ln>
                  </pic:spPr>
                </pic:pic>
              </a:graphicData>
            </a:graphic>
          </wp:inline>
        </w:drawing>
      </w:r>
    </w:p>
    <w:p w:rsidR="00F92A9E" w:rsidRDefault="00F92A9E" w:rsidP="00F92A9E">
      <w:pPr>
        <w:pStyle w:val="Caption"/>
        <w:jc w:val="center"/>
      </w:pPr>
      <w:bookmarkStart w:id="24" w:name="_Ref394328016"/>
      <w:r>
        <w:t xml:space="preserve">Figure </w:t>
      </w:r>
      <w:r w:rsidR="00603FA5">
        <w:fldChar w:fldCharType="begin"/>
      </w:r>
      <w:r w:rsidR="00603FA5">
        <w:instrText xml:space="preserve"> SEQ Figure \* ARABIC </w:instrText>
      </w:r>
      <w:r w:rsidR="00603FA5">
        <w:fldChar w:fldCharType="separate"/>
      </w:r>
      <w:r w:rsidR="00D57947">
        <w:rPr>
          <w:noProof/>
        </w:rPr>
        <w:t>3</w:t>
      </w:r>
      <w:r w:rsidR="00603FA5">
        <w:rPr>
          <w:noProof/>
        </w:rPr>
        <w:fldChar w:fldCharType="end"/>
      </w:r>
      <w:bookmarkEnd w:id="24"/>
      <w:r>
        <w:t xml:space="preserve"> Scan angles from LAS and calculated </w:t>
      </w:r>
      <w:r w:rsidR="006D52E4">
        <w:t>from the SDF file using direction vector</w:t>
      </w:r>
    </w:p>
    <w:p w:rsidR="009E3B48" w:rsidRDefault="00F92A9E" w:rsidP="009E3B48">
      <w:pPr>
        <w:rPr>
          <w:rFonts w:eastAsiaTheme="minorEastAsia"/>
        </w:rPr>
      </w:pPr>
      <w:r>
        <w:t xml:space="preserve">We also determine </w:t>
      </w:r>
      <w:r w:rsidR="00694977">
        <w:t>a</w:t>
      </w:r>
      <w:r>
        <w:t xml:space="preserve"> direction </w:t>
      </w:r>
      <w:r w:rsidR="00C20320">
        <w:t xml:space="preserve">from the sensor focal point </w:t>
      </w:r>
      <w:r w:rsidR="00984916">
        <w:t xml:space="preserve">with calculating </w:t>
      </w:r>
      <w:r w:rsidR="00895462">
        <w:t xml:space="preserve">the residual vector of </w:t>
      </w:r>
      <w:r>
        <w:t xml:space="preserve">the </w:t>
      </w:r>
      <w:r w:rsidR="00984916">
        <w:rPr>
          <w:rFonts w:eastAsiaTheme="minorEastAsia"/>
        </w:rPr>
        <w:t>origin</w:t>
      </w:r>
      <w:r>
        <w:rPr>
          <w:rFonts w:eastAsiaTheme="minorEastAsia"/>
        </w:rPr>
        <w:t xml:space="preserve"> and the </w:t>
      </w:r>
      <w:r w:rsidR="00984916">
        <w:rPr>
          <w:rFonts w:eastAsiaTheme="minorEastAsia"/>
        </w:rPr>
        <w:t xml:space="preserve">direction </w:t>
      </w:r>
      <w:r>
        <w:rPr>
          <w:rFonts w:eastAsiaTheme="minorEastAsia"/>
        </w:rPr>
        <w:t>vector of the emitted pulse (</w:t>
      </w:r>
      <m:oMath>
        <m:r>
          <w:rPr>
            <w:rFonts w:ascii="Cambria Math" w:hAnsi="Cambria Math"/>
          </w:rPr>
          <m:t>v=o+d)</m:t>
        </m:r>
      </m:oMath>
      <w:r>
        <w:rPr>
          <w:rFonts w:eastAsiaTheme="minorEastAsia"/>
        </w:rPr>
        <w:t xml:space="preserve">. In this case the LAS and the SDF comparison </w:t>
      </w:r>
      <w:proofErr w:type="gramStart"/>
      <w:r>
        <w:rPr>
          <w:rFonts w:eastAsiaTheme="minorEastAsia"/>
        </w:rPr>
        <w:t>shows</w:t>
      </w:r>
      <w:proofErr w:type="gramEnd"/>
      <w:r>
        <w:rPr>
          <w:rFonts w:eastAsiaTheme="minorEastAsia"/>
        </w:rPr>
        <w:t xml:space="preserve"> larger discrepancies from the rounding rules (</w:t>
      </w:r>
      <w:r>
        <w:rPr>
          <w:rFonts w:eastAsiaTheme="minorEastAsia"/>
        </w:rPr>
        <w:fldChar w:fldCharType="begin"/>
      </w:r>
      <w:r>
        <w:rPr>
          <w:rFonts w:eastAsiaTheme="minorEastAsia"/>
        </w:rPr>
        <w:instrText xml:space="preserve"> REF _Ref394328487 \h </w:instrText>
      </w:r>
      <w:r>
        <w:rPr>
          <w:rFonts w:eastAsiaTheme="minorEastAsia"/>
        </w:rPr>
      </w:r>
      <w:r>
        <w:rPr>
          <w:rFonts w:eastAsiaTheme="minorEastAsia"/>
        </w:rPr>
        <w:fldChar w:fldCharType="separate"/>
      </w:r>
      <w:r w:rsidR="00D57947">
        <w:t xml:space="preserve">Figure </w:t>
      </w:r>
      <w:r w:rsidR="00D57947">
        <w:rPr>
          <w:noProof/>
        </w:rPr>
        <w:t>4</w:t>
      </w:r>
      <w:r>
        <w:rPr>
          <w:rFonts w:eastAsiaTheme="minorEastAsia"/>
        </w:rPr>
        <w:fldChar w:fldCharType="end"/>
      </w:r>
      <w:r>
        <w:rPr>
          <w:rFonts w:eastAsiaTheme="minorEastAsia"/>
        </w:rPr>
        <w:t xml:space="preserve">). </w:t>
      </w:r>
    </w:p>
    <w:p w:rsidR="00F92A9E" w:rsidRDefault="00F92A9E" w:rsidP="009E3B48">
      <w:r>
        <w:rPr>
          <w:rFonts w:eastAsiaTheme="minorEastAsia"/>
          <w:noProof/>
        </w:rPr>
        <w:drawing>
          <wp:inline distT="0" distB="0" distL="0" distR="0" wp14:anchorId="45500F97" wp14:editId="2B72FE68">
            <wp:extent cx="6012445" cy="2495550"/>
            <wp:effectExtent l="0" t="0" r="7620" b="0"/>
            <wp:docPr id="19" name="Picture 19" descr="C:\Zoli\Incidence\images\LAS_calcualted_scan_ang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Zoli\Incidence\images\LAS_calcualted_scan_angle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5474" cy="2496807"/>
                    </a:xfrm>
                    <a:prstGeom prst="rect">
                      <a:avLst/>
                    </a:prstGeom>
                    <a:noFill/>
                    <a:ln>
                      <a:noFill/>
                    </a:ln>
                  </pic:spPr>
                </pic:pic>
              </a:graphicData>
            </a:graphic>
          </wp:inline>
        </w:drawing>
      </w:r>
    </w:p>
    <w:p w:rsidR="00F92A9E" w:rsidRDefault="00F92A9E" w:rsidP="00F92A9E">
      <w:pPr>
        <w:pStyle w:val="Caption"/>
        <w:jc w:val="center"/>
        <w:rPr>
          <w:rFonts w:eastAsiaTheme="minorEastAsia"/>
        </w:rPr>
      </w:pPr>
      <w:bookmarkStart w:id="25" w:name="_Ref394328487"/>
      <w:r>
        <w:t xml:space="preserve">Figure </w:t>
      </w:r>
      <w:r w:rsidR="00603FA5">
        <w:fldChar w:fldCharType="begin"/>
      </w:r>
      <w:r w:rsidR="00603FA5">
        <w:instrText xml:space="preserve"> SEQ Figure \* ARABIC </w:instrText>
      </w:r>
      <w:r w:rsidR="00603FA5">
        <w:fldChar w:fldCharType="separate"/>
      </w:r>
      <w:r w:rsidR="00D57947">
        <w:rPr>
          <w:noProof/>
        </w:rPr>
        <w:t>4</w:t>
      </w:r>
      <w:r w:rsidR="00603FA5">
        <w:rPr>
          <w:noProof/>
        </w:rPr>
        <w:fldChar w:fldCharType="end"/>
      </w:r>
      <w:bookmarkEnd w:id="25"/>
      <w:r w:rsidRPr="00E86D86">
        <w:t xml:space="preserve"> </w:t>
      </w:r>
      <w:r>
        <w:t xml:space="preserve">Scan angles </w:t>
      </w:r>
      <w:r w:rsidR="00982BFC">
        <w:t>provided by</w:t>
      </w:r>
      <w:r>
        <w:t xml:space="preserve"> LAS </w:t>
      </w:r>
      <w:r w:rsidR="00982BFC">
        <w:t xml:space="preserve">file </w:t>
      </w:r>
      <w:r>
        <w:t>and</w:t>
      </w:r>
      <w:r w:rsidR="00982BFC">
        <w:t xml:space="preserve"> the</w:t>
      </w:r>
      <w:r>
        <w:t xml:space="preserve"> calculated </w:t>
      </w:r>
      <w:r w:rsidR="00982BFC">
        <w:t>angles from the SDF file using origin and direction vector</w:t>
      </w:r>
    </w:p>
    <w:p w:rsidR="00682855" w:rsidRDefault="00682855" w:rsidP="00AF364D">
      <w:pPr>
        <w:pStyle w:val="Heading2"/>
      </w:pPr>
      <w:r>
        <w:lastRenderedPageBreak/>
        <w:t>Features</w:t>
      </w:r>
    </w:p>
    <w:p w:rsidR="0095485F" w:rsidRDefault="001D225F" w:rsidP="00850C86">
      <w:pPr>
        <w:pStyle w:val="Heading3"/>
      </w:pPr>
      <w:bookmarkStart w:id="26" w:name="_Ref395965539"/>
      <w:r>
        <w:t>Generalized</w:t>
      </w:r>
      <w:r w:rsidR="0093131B">
        <w:t xml:space="preserve"> G</w:t>
      </w:r>
      <w:r w:rsidR="0095485F">
        <w:t>aussian</w:t>
      </w:r>
      <w:r w:rsidR="0093131B">
        <w:t xml:space="preserve"> function</w:t>
      </w:r>
      <w:bookmarkEnd w:id="26"/>
    </w:p>
    <w:p w:rsidR="0093131B" w:rsidRDefault="0093131B" w:rsidP="0093131B">
      <w:r>
        <w:t>The fitted Gaussian function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1D7724" w:rsidTr="00742CA0">
        <w:tc>
          <w:tcPr>
            <w:tcW w:w="9108" w:type="dxa"/>
            <w:vAlign w:val="center"/>
          </w:tcPr>
          <w:p w:rsidR="001D7724" w:rsidRDefault="001D7724" w:rsidP="00742CA0">
            <m:oMathPara>
              <m:oMath>
                <m:r>
                  <w:rPr>
                    <w:rFonts w:ascii="Cambria Math" w:hAnsi="Cambria Math"/>
                  </w:rPr>
                  <m:t>G</m:t>
                </m:r>
                <m:d>
                  <m:dPr>
                    <m:ctrlPr>
                      <w:rPr>
                        <w:rFonts w:ascii="Cambria Math" w:hAnsi="Cambria Math"/>
                        <w:i/>
                      </w:rPr>
                    </m:ctrlPr>
                  </m:dPr>
                  <m:e>
                    <m:r>
                      <w:rPr>
                        <w:rFonts w:ascii="Cambria Math" w:hAnsi="Cambria Math"/>
                      </w:rPr>
                      <m:t>x,p</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3</m:t>
                                    </m:r>
                                  </m:sub>
                                </m:sSub>
                              </m:den>
                            </m:f>
                          </m:e>
                        </m:d>
                      </m:e>
                      <m:sup>
                        <m:sSub>
                          <m:sSubPr>
                            <m:ctrlPr>
                              <w:rPr>
                                <w:rFonts w:ascii="Cambria Math" w:hAnsi="Cambria Math"/>
                                <w:i/>
                              </w:rPr>
                            </m:ctrlPr>
                          </m:sSubPr>
                          <m:e>
                            <m:r>
                              <w:rPr>
                                <w:rFonts w:ascii="Cambria Math" w:hAnsi="Cambria Math"/>
                              </w:rPr>
                              <m:t>p</m:t>
                            </m:r>
                          </m:e>
                          <m:sub>
                            <m:r>
                              <w:rPr>
                                <w:rFonts w:ascii="Cambria Math" w:hAnsi="Cambria Math"/>
                              </w:rPr>
                              <m:t>5</m:t>
                            </m:r>
                          </m:sub>
                        </m:sSub>
                      </m:sup>
                    </m:sSup>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oMath>
            </m:oMathPara>
          </w:p>
        </w:tc>
        <w:tc>
          <w:tcPr>
            <w:tcW w:w="468" w:type="dxa"/>
            <w:vAlign w:val="center"/>
          </w:tcPr>
          <w:p w:rsidR="001D7724" w:rsidRDefault="001D7724" w:rsidP="00742CA0">
            <w:pPr>
              <w:pStyle w:val="NoSpacing"/>
            </w:pPr>
            <w:r>
              <w:t>(</w:t>
            </w:r>
            <w:r w:rsidR="00556339">
              <w:t>3</w:t>
            </w:r>
            <w:r>
              <w:t>)</w:t>
            </w:r>
          </w:p>
        </w:tc>
      </w:tr>
    </w:tbl>
    <w:p w:rsidR="005A27BB" w:rsidRDefault="001D225F" w:rsidP="001D225F">
      <w:pPr>
        <w:rPr>
          <w:rFonts w:eastAsiaTheme="minorEastAsia"/>
        </w:rPr>
      </w:pPr>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is the amplitude,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is the place of the peak (mean),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Pr>
          <w:rFonts w:eastAsiaTheme="minorEastAsia"/>
        </w:rPr>
        <w:t xml:space="preserve"> is the dispersion of the function (~ standard devation),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Pr>
          <w:rFonts w:eastAsiaTheme="minorEastAsia"/>
        </w:rPr>
        <w:t xml:space="preserve"> </w:t>
      </w:r>
      <w:r w:rsidR="00E01319">
        <w:rPr>
          <w:rFonts w:eastAsiaTheme="minorEastAsia"/>
        </w:rPr>
        <w:t xml:space="preserve">is the shape parameter (it is Gaussian distribution, if </w:t>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=2</m:t>
        </m:r>
      </m:oMath>
      <w:r w:rsidR="00886CAA">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sidR="00886CAA">
        <w:rPr>
          <w:rFonts w:eastAsiaTheme="minorEastAsia"/>
        </w:rPr>
        <w:t xml:space="preserve"> is the translation in Y direction. </w:t>
      </w:r>
      <w:r w:rsidR="00F87F67">
        <w:rPr>
          <w:rFonts w:eastAsiaTheme="minorEastAsia"/>
        </w:rPr>
        <w:fldChar w:fldCharType="begin"/>
      </w:r>
      <w:r w:rsidR="00F87F67">
        <w:rPr>
          <w:rFonts w:eastAsiaTheme="minorEastAsia"/>
        </w:rPr>
        <w:instrText xml:space="preserve"> REF _Ref395892861 \h </w:instrText>
      </w:r>
      <w:r w:rsidR="00F87F67">
        <w:rPr>
          <w:rFonts w:eastAsiaTheme="minorEastAsia"/>
        </w:rPr>
      </w:r>
      <w:r w:rsidR="00F87F67">
        <w:rPr>
          <w:rFonts w:eastAsiaTheme="minorEastAsia"/>
        </w:rPr>
        <w:fldChar w:fldCharType="separate"/>
      </w:r>
      <w:r w:rsidR="00D57947">
        <w:t xml:space="preserve">Figure </w:t>
      </w:r>
      <w:r w:rsidR="00D57947">
        <w:rPr>
          <w:noProof/>
        </w:rPr>
        <w:t>5</w:t>
      </w:r>
      <w:r w:rsidR="00F87F67">
        <w:rPr>
          <w:rFonts w:eastAsiaTheme="minorEastAsia"/>
        </w:rPr>
        <w:fldChar w:fldCharType="end"/>
      </w:r>
      <w:r w:rsidR="00F87F67">
        <w:rPr>
          <w:rFonts w:eastAsiaTheme="minorEastAsia"/>
        </w:rPr>
        <w:t xml:space="preserve"> shows waveform shapes after changing one of the parameter.</w:t>
      </w:r>
    </w:p>
    <w:p w:rsidR="005E2206" w:rsidRDefault="005E2206" w:rsidP="00404960">
      <w:pPr>
        <w:keepNext/>
        <w:jc w:val="center"/>
      </w:pPr>
      <w:r>
        <w:rPr>
          <w:rFonts w:eastAsiaTheme="minorEastAsia"/>
          <w:noProof/>
        </w:rPr>
        <w:drawing>
          <wp:inline distT="0" distB="0" distL="0" distR="0" wp14:anchorId="69E3CD05" wp14:editId="633D2F47">
            <wp:extent cx="5008248" cy="2276475"/>
            <wp:effectExtent l="0" t="0" r="1905" b="0"/>
            <wp:docPr id="7" name="Picture 7" descr="C:\Zoli\Incidence\images\gauss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images\gauss_parameter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7156" r="6254"/>
                    <a:stretch/>
                  </pic:blipFill>
                  <pic:spPr bwMode="auto">
                    <a:xfrm>
                      <a:off x="0" y="0"/>
                      <a:ext cx="5016566" cy="2280256"/>
                    </a:xfrm>
                    <a:prstGeom prst="rect">
                      <a:avLst/>
                    </a:prstGeom>
                    <a:noFill/>
                    <a:ln>
                      <a:noFill/>
                    </a:ln>
                    <a:extLst>
                      <a:ext uri="{53640926-AAD7-44D8-BBD7-CCE9431645EC}">
                        <a14:shadowObscured xmlns:a14="http://schemas.microsoft.com/office/drawing/2010/main"/>
                      </a:ext>
                    </a:extLst>
                  </pic:spPr>
                </pic:pic>
              </a:graphicData>
            </a:graphic>
          </wp:inline>
        </w:drawing>
      </w:r>
    </w:p>
    <w:p w:rsidR="00D430A0" w:rsidRDefault="005E2206" w:rsidP="005E2206">
      <w:pPr>
        <w:pStyle w:val="Caption"/>
        <w:jc w:val="center"/>
        <w:rPr>
          <w:noProof/>
        </w:rPr>
      </w:pPr>
      <w:bookmarkStart w:id="27" w:name="_Ref395892861"/>
      <w:r>
        <w:t xml:space="preserve">Figure </w:t>
      </w:r>
      <w:r w:rsidR="00603FA5">
        <w:fldChar w:fldCharType="begin"/>
      </w:r>
      <w:r w:rsidR="00603FA5">
        <w:instrText xml:space="preserve"> SEQ Figure \* ARABIC </w:instrText>
      </w:r>
      <w:r w:rsidR="00603FA5">
        <w:fldChar w:fldCharType="separate"/>
      </w:r>
      <w:r w:rsidR="00D57947">
        <w:rPr>
          <w:noProof/>
        </w:rPr>
        <w:t>5</w:t>
      </w:r>
      <w:r w:rsidR="00603FA5">
        <w:rPr>
          <w:noProof/>
        </w:rPr>
        <w:fldChar w:fldCharType="end"/>
      </w:r>
      <w:bookmarkEnd w:id="27"/>
      <w:r>
        <w:t xml:space="preserve"> </w:t>
      </w:r>
      <w:proofErr w:type="gramStart"/>
      <w:r>
        <w:t>The</w:t>
      </w:r>
      <w:proofErr w:type="gramEnd"/>
      <w:r>
        <w:t xml:space="preserve"> effect of the parameters on the shape</w:t>
      </w:r>
      <w:r>
        <w:rPr>
          <w:noProof/>
        </w:rPr>
        <w:t xml:space="preserve"> of the function</w:t>
      </w:r>
    </w:p>
    <w:p w:rsidR="007E7414" w:rsidRDefault="000D6C5A" w:rsidP="007E7414">
      <w:r>
        <w:t xml:space="preserve">The </w:t>
      </w:r>
      <w:r w:rsidR="00A53631">
        <w:t>parameter estimation</w:t>
      </w:r>
      <w:r>
        <w:t xml:space="preserve"> is based on the minimization of L2 norm of the residuals. Assume that the </w:t>
      </w:r>
      <m:oMath>
        <m:r>
          <w:rPr>
            <w:rFonts w:ascii="Cambria Math" w:hAnsi="Cambria Math"/>
          </w:rPr>
          <m:t>(x, y)</m:t>
        </m:r>
      </m:oMath>
      <w:r>
        <w:rPr>
          <w:rFonts w:eastAsiaTheme="minorEastAsia"/>
        </w:rPr>
        <w:t xml:space="preserve"> pairs are the digitized </w:t>
      </w:r>
      <w:r w:rsidR="00A53631">
        <w:rPr>
          <w:rFonts w:eastAsiaTheme="minorEastAsia"/>
        </w:rPr>
        <w:t xml:space="preserve">discrete </w:t>
      </w:r>
      <w:r>
        <w:rPr>
          <w:rFonts w:eastAsiaTheme="minorEastAsia"/>
        </w:rPr>
        <w:t xml:space="preserve">samples of the </w:t>
      </w:r>
      <w:r>
        <w:t>waveform. The Gaussian function can be determined with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154B46" w:rsidTr="00154B46">
        <w:tc>
          <w:tcPr>
            <w:tcW w:w="9108" w:type="dxa"/>
            <w:vAlign w:val="center"/>
          </w:tcPr>
          <w:p w:rsidR="00154B46" w:rsidRDefault="00603FA5" w:rsidP="00154B46">
            <w:pPr>
              <w:spacing w:line="240" w:lineRule="auto"/>
              <w:jc w:val="cente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p</m:t>
                      </m:r>
                    </m:lim>
                  </m:limLow>
                </m:fName>
                <m:e>
                  <m:d>
                    <m:dPr>
                      <m:begChr m:val="‖"/>
                      <m:endChr m:val="‖"/>
                      <m:ctrlPr>
                        <w:rPr>
                          <w:rFonts w:ascii="Cambria Math" w:hAnsi="Cambria Math"/>
                          <w:i/>
                        </w:rPr>
                      </m:ctrlPr>
                    </m:dPr>
                    <m:e>
                      <m:r>
                        <w:rPr>
                          <w:rFonts w:ascii="Cambria Math" w:hAnsi="Cambria Math"/>
                        </w:rPr>
                        <m:t>y-G</m:t>
                      </m:r>
                      <m:d>
                        <m:dPr>
                          <m:ctrlPr>
                            <w:rPr>
                              <w:rFonts w:ascii="Cambria Math" w:hAnsi="Cambria Math"/>
                              <w:i/>
                            </w:rPr>
                          </m:ctrlPr>
                        </m:dPr>
                        <m:e>
                          <m:r>
                            <w:rPr>
                              <w:rFonts w:ascii="Cambria Math" w:hAnsi="Cambria Math"/>
                            </w:rPr>
                            <m:t>x, p</m:t>
                          </m:r>
                        </m:e>
                      </m:d>
                    </m:e>
                  </m:d>
                </m:e>
              </m:func>
            </m:oMath>
            <w:r w:rsidR="00154B46">
              <w:rPr>
                <w:rFonts w:eastAsiaTheme="minorEastAsia"/>
              </w:rPr>
              <w:t>.</w:t>
            </w:r>
          </w:p>
        </w:tc>
        <w:tc>
          <w:tcPr>
            <w:tcW w:w="468" w:type="dxa"/>
            <w:vAlign w:val="center"/>
          </w:tcPr>
          <w:p w:rsidR="00154B46" w:rsidRDefault="00154B46" w:rsidP="00A12F18">
            <w:pPr>
              <w:pStyle w:val="NoSpacing"/>
            </w:pPr>
            <w:r>
              <w:t>(</w:t>
            </w:r>
            <w:r w:rsidR="00A12F18">
              <w:t>4</w:t>
            </w:r>
            <w:r>
              <w:t>)</w:t>
            </w:r>
          </w:p>
        </w:tc>
      </w:tr>
    </w:tbl>
    <w:p w:rsidR="00B335FF" w:rsidRDefault="00B335FF" w:rsidP="007E7414"/>
    <w:p w:rsidR="000D6C5A" w:rsidRPr="007E7414" w:rsidRDefault="00B335FF" w:rsidP="007E7414">
      <w:r>
        <w:t xml:space="preserve">The optimization problem was solved by numerical </w:t>
      </w:r>
      <w:r w:rsidR="001B1883">
        <w:t>methods</w:t>
      </w:r>
      <w:r>
        <w:t xml:space="preserve"> using </w:t>
      </w:r>
      <w:proofErr w:type="spellStart"/>
      <w:r>
        <w:t>Matlab</w:t>
      </w:r>
      <w:proofErr w:type="spellEnd"/>
      <w:r>
        <w:t>.</w:t>
      </w:r>
    </w:p>
    <w:p w:rsidR="003751DE" w:rsidRDefault="00A413B9" w:rsidP="00850C86">
      <w:pPr>
        <w:pStyle w:val="Heading3"/>
      </w:pPr>
      <w:r>
        <w:lastRenderedPageBreak/>
        <w:t>K</w:t>
      </w:r>
      <w:r w:rsidR="003751DE">
        <w:t>urtosis</w:t>
      </w:r>
      <w:r>
        <w:t xml:space="preserve"> and </w:t>
      </w:r>
      <w:proofErr w:type="spellStart"/>
      <w:r>
        <w:t>skewness</w:t>
      </w:r>
      <w:proofErr w:type="spellEnd"/>
    </w:p>
    <w:p w:rsidR="003751DE" w:rsidRPr="003751DE" w:rsidRDefault="00A413B9" w:rsidP="003751DE">
      <w:r>
        <w:t>K</w:t>
      </w:r>
      <w:r w:rsidR="003751DE">
        <w:t xml:space="preserve">urtosis </w:t>
      </w:r>
      <w:r>
        <w:t xml:space="preserve">and </w:t>
      </w:r>
      <w:proofErr w:type="spellStart"/>
      <w:r>
        <w:t>skewness</w:t>
      </w:r>
      <w:proofErr w:type="spellEnd"/>
      <w:r>
        <w:t xml:space="preserve"> </w:t>
      </w:r>
      <w:r w:rsidR="00E82992">
        <w:t xml:space="preserve">can </w:t>
      </w:r>
      <w:r w:rsidR="000F304C">
        <w:t xml:space="preserve">be </w:t>
      </w:r>
      <w:r w:rsidR="00E82992">
        <w:t>important features of the waveform</w:t>
      </w:r>
      <w:r w:rsidR="00841B4C">
        <w:t>s</w:t>
      </w:r>
      <w:r w:rsidR="003751DE">
        <w:t xml:space="preserve">. </w:t>
      </w:r>
      <w:r>
        <w:fldChar w:fldCharType="begin"/>
      </w:r>
      <w:r>
        <w:instrText xml:space="preserve"> REF _Ref394392648 \h </w:instrText>
      </w:r>
      <w:r>
        <w:fldChar w:fldCharType="separate"/>
      </w:r>
      <w:r w:rsidR="00D57947">
        <w:t xml:space="preserve">Figure </w:t>
      </w:r>
      <w:r w:rsidR="00D57947">
        <w:rPr>
          <w:noProof/>
        </w:rPr>
        <w:t>6</w:t>
      </w:r>
      <w:r>
        <w:fldChar w:fldCharType="end"/>
      </w:r>
      <w:r>
        <w:t xml:space="preserve"> shows </w:t>
      </w:r>
      <w:r w:rsidR="00B66234">
        <w:t xml:space="preserve">what describes </w:t>
      </w:r>
      <w:r w:rsidR="00841B4C">
        <w:t>these parameters.</w:t>
      </w:r>
    </w:p>
    <w:p w:rsidR="00A413B9" w:rsidRDefault="003751DE" w:rsidP="00A413B9">
      <w:pPr>
        <w:keepNext/>
        <w:jc w:val="center"/>
      </w:pPr>
      <w:r>
        <w:rPr>
          <w:noProof/>
        </w:rPr>
        <w:drawing>
          <wp:inline distT="0" distB="0" distL="0" distR="0" wp14:anchorId="3D4B974D" wp14:editId="17F83D04">
            <wp:extent cx="2793882" cy="15144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3882" cy="1514475"/>
                    </a:xfrm>
                    <a:prstGeom prst="rect">
                      <a:avLst/>
                    </a:prstGeom>
                    <a:noFill/>
                    <a:ln>
                      <a:noFill/>
                    </a:ln>
                  </pic:spPr>
                </pic:pic>
              </a:graphicData>
            </a:graphic>
          </wp:inline>
        </w:drawing>
      </w:r>
    </w:p>
    <w:p w:rsidR="003751DE" w:rsidRDefault="00A413B9" w:rsidP="00A413B9">
      <w:pPr>
        <w:pStyle w:val="Caption"/>
        <w:jc w:val="center"/>
      </w:pPr>
      <w:bookmarkStart w:id="28" w:name="_Ref394392648"/>
      <w:r>
        <w:t xml:space="preserve">Figure </w:t>
      </w:r>
      <w:r w:rsidR="00603FA5">
        <w:fldChar w:fldCharType="begin"/>
      </w:r>
      <w:r w:rsidR="00603FA5">
        <w:instrText xml:space="preserve"> SEQ Figure \* ARABIC </w:instrText>
      </w:r>
      <w:r w:rsidR="00603FA5">
        <w:fldChar w:fldCharType="separate"/>
      </w:r>
      <w:r w:rsidR="00D57947">
        <w:rPr>
          <w:noProof/>
        </w:rPr>
        <w:t>6</w:t>
      </w:r>
      <w:r w:rsidR="00603FA5">
        <w:rPr>
          <w:noProof/>
        </w:rPr>
        <w:fldChar w:fldCharType="end"/>
      </w:r>
      <w:bookmarkEnd w:id="28"/>
      <w:r>
        <w:t xml:space="preserve"> Kurtosis and </w:t>
      </w:r>
      <w:proofErr w:type="spellStart"/>
      <w:r w:rsidR="0096300F">
        <w:t>s</w:t>
      </w:r>
      <w:r>
        <w:t>kewness</w:t>
      </w:r>
      <w:proofErr w:type="spellEnd"/>
    </w:p>
    <w:p w:rsidR="00270A49" w:rsidRDefault="00DA4DAC" w:rsidP="00270A49">
      <w:r>
        <w:t xml:space="preserve">These parameters can be estimated from the </w:t>
      </w:r>
      <w:r w:rsidR="00AF0164">
        <w:t xml:space="preserve">standardized third and fourth central moments of the </w:t>
      </w:r>
      <w:r>
        <w:t xml:space="preserve">samples with the following </w:t>
      </w:r>
      <w:r w:rsidR="001D7724">
        <w:t>expressions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CB7D99" w:rsidTr="00765240">
        <w:tc>
          <w:tcPr>
            <w:tcW w:w="9108" w:type="dxa"/>
            <w:vAlign w:val="center"/>
          </w:tcPr>
          <w:p w:rsidR="00CB7D99" w:rsidRPr="0095485F" w:rsidRDefault="00AF0164" w:rsidP="00765240">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E[X-μ]</m:t>
                        </m:r>
                      </m:e>
                      <m:sup>
                        <m:r>
                          <w:rPr>
                            <w:rFonts w:ascii="Cambria Math" w:hAnsi="Cambria Math"/>
                          </w:rPr>
                          <m:t>3</m:t>
                        </m:r>
                      </m:sup>
                    </m:sSup>
                  </m:num>
                  <m:den>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3</m:t>
                            </m:r>
                          </m:sup>
                        </m:sSup>
                      </m:e>
                    </m:nary>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e>
                        </m:d>
                      </m:e>
                      <m:sup>
                        <m:r>
                          <w:rPr>
                            <w:rFonts w:ascii="Cambria Math" w:hAnsi="Cambria Math"/>
                          </w:rPr>
                          <m:t>3</m:t>
                        </m:r>
                      </m:sup>
                    </m:sSup>
                  </m:den>
                </m:f>
                <m:r>
                  <w:rPr>
                    <w:rFonts w:ascii="Cambria Math" w:hAnsi="Cambria Math"/>
                  </w:rPr>
                  <m:t>,</m:t>
                </m:r>
              </m:oMath>
            </m:oMathPara>
          </w:p>
          <w:p w:rsidR="00CB7D99" w:rsidRDefault="00CB7D99" w:rsidP="00765240">
            <w:pPr>
              <w:pStyle w:val="NoSpacing"/>
            </w:pPr>
          </w:p>
        </w:tc>
        <w:tc>
          <w:tcPr>
            <w:tcW w:w="468" w:type="dxa"/>
            <w:vAlign w:val="center"/>
          </w:tcPr>
          <w:p w:rsidR="00CB7D99" w:rsidRDefault="00CB7D99" w:rsidP="004732DB">
            <w:pPr>
              <w:pStyle w:val="NoSpacing"/>
            </w:pPr>
            <w:r>
              <w:t>(</w:t>
            </w:r>
            <w:r w:rsidR="004732DB">
              <w:t>5</w:t>
            </w:r>
            <w:r>
              <w:t>)</w:t>
            </w:r>
          </w:p>
        </w:tc>
      </w:tr>
    </w:tbl>
    <w:p w:rsidR="00DA4DAC" w:rsidRDefault="00AF0164" w:rsidP="00270A49">
      <w:proofErr w:type="gramStart"/>
      <w:r>
        <w:t>and</w:t>
      </w:r>
      <w:proofErr w:type="gramEnd"/>
      <w:r w:rsidR="00476F62">
        <w:t xml:space="preserve"> </w:t>
      </w:r>
      <w:r w:rsidR="00A3002D">
        <w:t xml:space="preserve">the expression </w:t>
      </w:r>
      <w:r w:rsidR="00476F62">
        <w:t xml:space="preserve">for the </w:t>
      </w:r>
      <w:proofErr w:type="spellStart"/>
      <w:r w:rsidR="00476F62">
        <w:t>kutosis</w:t>
      </w:r>
      <w:proofErr w:type="spellEnd"/>
      <w:r w:rsidR="00476F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AF0164" w:rsidTr="00765240">
        <w:tc>
          <w:tcPr>
            <w:tcW w:w="9108" w:type="dxa"/>
            <w:vAlign w:val="center"/>
          </w:tcPr>
          <w:p w:rsidR="00620824" w:rsidRPr="0095485F" w:rsidRDefault="00620824" w:rsidP="00620824">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E[X-μ]</m:t>
                        </m:r>
                      </m:e>
                      <m:sup>
                        <m:r>
                          <w:rPr>
                            <w:rFonts w:ascii="Cambria Math" w:hAnsi="Cambria Math"/>
                          </w:rPr>
                          <m:t>4</m:t>
                        </m:r>
                      </m:sup>
                    </m:sSup>
                  </m:num>
                  <m:den>
                    <m:sSup>
                      <m:sSupPr>
                        <m:ctrlPr>
                          <w:rPr>
                            <w:rFonts w:ascii="Cambria Math" w:hAnsi="Cambria Math"/>
                            <w:i/>
                          </w:rPr>
                        </m:ctrlPr>
                      </m:sSupPr>
                      <m:e>
                        <m:r>
                          <w:rPr>
                            <w:rFonts w:ascii="Cambria Math" w:hAnsi="Cambria Math"/>
                          </w:rPr>
                          <m:t>σ</m:t>
                        </m:r>
                      </m:e>
                      <m:sup>
                        <m:r>
                          <w:rPr>
                            <w:rFonts w:ascii="Cambria Math" w:hAnsi="Cambria Math"/>
                          </w:rPr>
                          <m:t>4</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4</m:t>
                            </m:r>
                          </m:sup>
                        </m:sSup>
                      </m:e>
                    </m:nary>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d>
                      </m:e>
                      <m:sup>
                        <m:r>
                          <w:rPr>
                            <w:rFonts w:ascii="Cambria Math" w:hAnsi="Cambria Math"/>
                          </w:rPr>
                          <m:t>2</m:t>
                        </m:r>
                      </m:sup>
                    </m:sSup>
                  </m:den>
                </m:f>
                <m:r>
                  <w:rPr>
                    <w:rFonts w:ascii="Cambria Math" w:hAnsi="Cambria Math"/>
                  </w:rPr>
                  <m:t>,</m:t>
                </m:r>
              </m:oMath>
            </m:oMathPara>
          </w:p>
          <w:p w:rsidR="00AF0164" w:rsidRDefault="00AF0164" w:rsidP="00765240">
            <w:pPr>
              <w:pStyle w:val="NoSpacing"/>
            </w:pPr>
          </w:p>
        </w:tc>
        <w:tc>
          <w:tcPr>
            <w:tcW w:w="468" w:type="dxa"/>
            <w:vAlign w:val="center"/>
          </w:tcPr>
          <w:p w:rsidR="00AF0164" w:rsidRDefault="00AF0164" w:rsidP="004732DB">
            <w:pPr>
              <w:pStyle w:val="NoSpacing"/>
            </w:pPr>
            <w:r>
              <w:t>(</w:t>
            </w:r>
            <w:r w:rsidR="004732DB">
              <w:t>6</w:t>
            </w:r>
            <w:r>
              <w:t>)</w:t>
            </w:r>
          </w:p>
        </w:tc>
      </w:tr>
    </w:tbl>
    <w:p w:rsidR="00AF0164" w:rsidRDefault="00AF0164" w:rsidP="00270A49">
      <w:proofErr w:type="gramStart"/>
      <w:r>
        <w:t>where</w:t>
      </w:r>
      <w:proofErr w:type="gramEnd"/>
      <w:r>
        <w:t xml:space="preserve"> </w:t>
      </w:r>
      <m:oMath>
        <m:r>
          <w:rPr>
            <w:rFonts w:ascii="Cambria Math" w:hAnsi="Cambria Math"/>
          </w:rPr>
          <m:t>X</m:t>
        </m:r>
      </m:oMath>
      <w:r w:rsidR="009F11A2">
        <w:rPr>
          <w:rFonts w:eastAsiaTheme="minorEastAsia"/>
        </w:rPr>
        <w:t xml:space="preserve"> is the random var</w:t>
      </w:r>
      <w:proofErr w:type="spellStart"/>
      <w:r w:rsidR="001F7C86">
        <w:rPr>
          <w:rFonts w:eastAsiaTheme="minorEastAsia"/>
        </w:rPr>
        <w:t>iable</w:t>
      </w:r>
      <w:proofErr w:type="spellEnd"/>
      <w:r w:rsidR="001F7C86">
        <w:rPr>
          <w:rFonts w:eastAsiaTheme="minorEastAsia"/>
        </w:rPr>
        <w:t xml:space="preserve"> of the samples, </w:t>
      </w:r>
      <m:oMath>
        <m:r>
          <w:rPr>
            <w:rFonts w:ascii="Cambria Math" w:hAnsi="Cambria Math"/>
          </w:rPr>
          <m:t>μ</m:t>
        </m:r>
      </m:oMath>
      <w:r w:rsidR="00271357">
        <w:rPr>
          <w:rFonts w:eastAsiaTheme="minorEastAsia"/>
        </w:rPr>
        <w:t xml:space="preserve"> is the expected value, </w:t>
      </w:r>
      <m:oMath>
        <m:r>
          <w:rPr>
            <w:rFonts w:ascii="Cambria Math" w:hAnsi="Cambria Math"/>
          </w:rPr>
          <m:t>σ</m:t>
        </m:r>
      </m:oMath>
      <w:r w:rsidR="00271357">
        <w:rPr>
          <w:rFonts w:eastAsiaTheme="minorEastAsia"/>
        </w:rPr>
        <w:t xml:space="preserve"> is the standard deviation</w:t>
      </w:r>
      <w:r w:rsidR="00476F62">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2C6F">
        <w:rPr>
          <w:rFonts w:eastAsiaTheme="minorEastAsia"/>
        </w:rPr>
        <w:t xml:space="preserve"> are the samples, </w:t>
      </w:r>
      <m:oMath>
        <m:acc>
          <m:accPr>
            <m:chr m:val="̅"/>
            <m:ctrlPr>
              <w:rPr>
                <w:rFonts w:ascii="Cambria Math" w:hAnsi="Cambria Math"/>
                <w:i/>
              </w:rPr>
            </m:ctrlPr>
          </m:accPr>
          <m:e>
            <m:r>
              <w:rPr>
                <w:rFonts w:ascii="Cambria Math" w:hAnsi="Cambria Math"/>
              </w:rPr>
              <m:t>x</m:t>
            </m:r>
          </m:e>
        </m:acc>
      </m:oMath>
      <w:r w:rsidR="00A52C6F">
        <w:rPr>
          <w:rFonts w:eastAsiaTheme="minorEastAsia"/>
        </w:rPr>
        <w:t xml:space="preserve"> is the sample mean and </w:t>
      </w:r>
      <m:oMath>
        <m:r>
          <w:rPr>
            <w:rFonts w:ascii="Cambria Math" w:hAnsi="Cambria Math"/>
          </w:rPr>
          <m:t>n</m:t>
        </m:r>
      </m:oMath>
      <w:r w:rsidR="00A52C6F">
        <w:rPr>
          <w:rFonts w:eastAsiaTheme="minorEastAsia"/>
        </w:rPr>
        <w:t xml:space="preserve"> is the sample size.</w:t>
      </w:r>
    </w:p>
    <w:p w:rsidR="00270A49" w:rsidRDefault="00C371E0" w:rsidP="00670462">
      <w:pPr>
        <w:pStyle w:val="Heading3"/>
      </w:pPr>
      <w:r>
        <w:t>Vector and translated vector of waveform samples</w:t>
      </w:r>
    </w:p>
    <w:p w:rsidR="00BD757E" w:rsidRDefault="00BC6CB0" w:rsidP="00BD757E">
      <w:r>
        <w:t>The representation of the waveform in the SDF file is realized as the C-type</w:t>
      </w:r>
      <w:r w:rsidR="001B4405">
        <w:t>d</w:t>
      </w:r>
      <w:r>
        <w:t xml:space="preserve"> vector of the intensity values.</w:t>
      </w:r>
      <w:r w:rsidR="003B054C">
        <w:t xml:space="preserve"> This vector is so called sample vector.</w:t>
      </w:r>
      <w:r>
        <w:t xml:space="preserve"> </w:t>
      </w:r>
      <w:r w:rsidR="001B4405">
        <w:t xml:space="preserve">The time </w:t>
      </w:r>
      <w:r w:rsidR="00F16058">
        <w:t>differences between the vector elements are</w:t>
      </w:r>
      <w:r w:rsidR="001B4405">
        <w:t xml:space="preserve"> </w:t>
      </w:r>
      <w:r w:rsidR="001B4405">
        <w:lastRenderedPageBreak/>
        <w:t xml:space="preserve">constant 1 </w:t>
      </w:r>
      <w:proofErr w:type="gramStart"/>
      <w:r w:rsidR="001B4405">
        <w:t>ns</w:t>
      </w:r>
      <w:proofErr w:type="gramEnd"/>
      <w:r w:rsidR="001B4405">
        <w:t xml:space="preserve">. </w:t>
      </w:r>
      <w:r w:rsidR="00F16058">
        <w:t xml:space="preserve">This vector can be the input of the classifier. </w:t>
      </w:r>
      <w:r w:rsidR="00524A4B">
        <w:t xml:space="preserve">The advantage of using these vectors is to not </w:t>
      </w:r>
      <w:proofErr w:type="gramStart"/>
      <w:r w:rsidR="00524A4B">
        <w:t>lost</w:t>
      </w:r>
      <w:proofErr w:type="gramEnd"/>
      <w:r w:rsidR="00524A4B">
        <w:t xml:space="preserve"> any information, but disadvantages can be the growing dimension of the problem and the classifier may not be able to detect the differences due to handling the huge inputs.</w:t>
      </w:r>
      <w:r w:rsidR="00954519">
        <w:t xml:space="preserve"> Note that no time information (e.g. start time of the wave, etc.) is contained by these vectors.</w:t>
      </w:r>
    </w:p>
    <w:p w:rsidR="00524A4B" w:rsidRDefault="00AE66D7" w:rsidP="00BD757E">
      <w:r>
        <w:t>T</w:t>
      </w:r>
      <w:r w:rsidR="003B054C">
        <w:t xml:space="preserve">he </w:t>
      </w:r>
      <w:r>
        <w:t xml:space="preserve">length of the sample vectors can be 60 or 120, and it can come from the low or the high channel. In this study we used low channel, because more detection is available from that sensor. </w:t>
      </w:r>
      <w:r w:rsidR="00954519">
        <w:t>T</w:t>
      </w:r>
      <w:r>
        <w:t>he</w:t>
      </w:r>
      <w:r w:rsidR="00954519">
        <w:t xml:space="preserve"> length of the most </w:t>
      </w:r>
      <w:r>
        <w:t xml:space="preserve">sample vector </w:t>
      </w:r>
      <w:r w:rsidR="00954519">
        <w:t xml:space="preserve">from </w:t>
      </w:r>
      <w:r>
        <w:t xml:space="preserve">the low channel is 60, those few, of which vector size is </w:t>
      </w:r>
      <w:r w:rsidR="00954519">
        <w:t>longer,</w:t>
      </w:r>
      <w:r>
        <w:t xml:space="preserve"> will be removed from the </w:t>
      </w:r>
      <w:r w:rsidR="00024E7C">
        <w:t xml:space="preserve">examined </w:t>
      </w:r>
      <w:r>
        <w:t>dataset.</w:t>
      </w:r>
    </w:p>
    <w:p w:rsidR="007663E6" w:rsidRDefault="007663E6" w:rsidP="00BD757E">
      <w:r>
        <w:t xml:space="preserve">Analyzing the sample vectors, we noted that the sample maximum peak locations of the waveforms are fluctuating with 1-2 indices around the median peak location. It is probably caused by the digitizing process of the </w:t>
      </w:r>
      <w:proofErr w:type="spellStart"/>
      <w:r>
        <w:t>Lidar</w:t>
      </w:r>
      <w:proofErr w:type="spellEnd"/>
      <w:r>
        <w:t xml:space="preserve"> sensor. </w:t>
      </w:r>
      <w:r w:rsidR="00193491">
        <w:t xml:space="preserve">Further investigations prove that the location of the maximum peak does not contain information about the object from that was backscattered, thus this differences can cause failure classification and also can increase the problem dimension. For this reason, the elimination of this differences results better performance. </w:t>
      </w:r>
      <w:r w:rsidR="00086F78">
        <w:t xml:space="preserve">The </w:t>
      </w:r>
      <w:r w:rsidR="008274FB">
        <w:t>elimination process</w:t>
      </w:r>
      <w:r w:rsidR="00086F78">
        <w:t xml:space="preserve"> is shown by </w:t>
      </w:r>
      <w:r w:rsidR="00086F78">
        <w:fldChar w:fldCharType="begin"/>
      </w:r>
      <w:r w:rsidR="00086F78">
        <w:instrText xml:space="preserve"> REF _Ref395896330 \h </w:instrText>
      </w:r>
      <w:r w:rsidR="00086F78">
        <w:fldChar w:fldCharType="separate"/>
      </w:r>
      <w:r w:rsidR="00D57947">
        <w:t xml:space="preserve">Figure </w:t>
      </w:r>
      <w:r w:rsidR="00D57947">
        <w:rPr>
          <w:noProof/>
        </w:rPr>
        <w:t>7</w:t>
      </w:r>
      <w:r w:rsidR="00086F78">
        <w:fldChar w:fldCharType="end"/>
      </w:r>
      <w:r w:rsidR="008274FB">
        <w:t xml:space="preserve">, the whole samples </w:t>
      </w:r>
      <w:r w:rsidR="00086F78">
        <w:t xml:space="preserve">(1) </w:t>
      </w:r>
      <w:r w:rsidR="008274FB">
        <w:t>move to the standard location of the peak</w:t>
      </w:r>
      <w:r w:rsidR="00086F78">
        <w:t xml:space="preserve"> (2)</w:t>
      </w:r>
      <w:r w:rsidR="008274FB">
        <w:t xml:space="preserve">, and the </w:t>
      </w:r>
      <w:r w:rsidR="00694769">
        <w:t>empty</w:t>
      </w:r>
      <w:r w:rsidR="008274FB">
        <w:t xml:space="preserve"> sample places are filled with the first sample value</w:t>
      </w:r>
      <w:r w:rsidR="00086F78">
        <w:t xml:space="preserve"> (3)</w:t>
      </w:r>
      <w:r w:rsidR="008274FB">
        <w:t>.</w:t>
      </w:r>
      <w:r w:rsidR="005720D4" w:rsidRPr="005720D4">
        <w:t xml:space="preserve"> </w:t>
      </w:r>
      <w:r w:rsidR="005720D4">
        <w:t xml:space="preserve"> </w:t>
      </w:r>
      <w:r w:rsidR="009B4ECF">
        <w:t>The tr</w:t>
      </w:r>
      <w:r w:rsidR="00A81215">
        <w:t xml:space="preserve">anslated vectors </w:t>
      </w:r>
      <w:r w:rsidR="009B4ECF">
        <w:t>are certain to not</w:t>
      </w:r>
      <w:r w:rsidR="005720D4">
        <w:t xml:space="preserve"> </w:t>
      </w:r>
      <w:r w:rsidR="00A75864">
        <w:t>carry</w:t>
      </w:r>
      <w:r w:rsidR="005720D4">
        <w:t xml:space="preserve"> any information about the timing.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04960" w:rsidTr="00B84DBA">
        <w:tc>
          <w:tcPr>
            <w:tcW w:w="9576" w:type="dxa"/>
          </w:tcPr>
          <w:p w:rsidR="00404960" w:rsidRDefault="00404960" w:rsidP="00404960">
            <w:pPr>
              <w:jc w:val="center"/>
            </w:pPr>
            <w:r>
              <w:rPr>
                <w:noProof/>
              </w:rPr>
              <w:lastRenderedPageBreak/>
              <w:drawing>
                <wp:inline distT="0" distB="0" distL="0" distR="0" wp14:anchorId="29498657" wp14:editId="04B380D0">
                  <wp:extent cx="4667250" cy="2743200"/>
                  <wp:effectExtent l="0" t="0" r="19050" b="1905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W w:w="6313" w:type="dxa"/>
              <w:jc w:val="center"/>
              <w:tblInd w:w="93" w:type="dxa"/>
              <w:tblLook w:val="04A0" w:firstRow="1" w:lastRow="0" w:firstColumn="1" w:lastColumn="0" w:noHBand="0" w:noVBand="1"/>
            </w:tblPr>
            <w:tblGrid>
              <w:gridCol w:w="465"/>
              <w:gridCol w:w="2020"/>
              <w:gridCol w:w="328"/>
              <w:gridCol w:w="328"/>
              <w:gridCol w:w="328"/>
              <w:gridCol w:w="328"/>
              <w:gridCol w:w="328"/>
              <w:gridCol w:w="328"/>
              <w:gridCol w:w="328"/>
              <w:gridCol w:w="328"/>
              <w:gridCol w:w="328"/>
              <w:gridCol w:w="440"/>
              <w:gridCol w:w="440"/>
            </w:tblGrid>
            <w:tr w:rsidR="00404960" w:rsidRPr="008274FB" w:rsidTr="00EF196C">
              <w:trPr>
                <w:trHeight w:val="315"/>
                <w:jc w:val="center"/>
              </w:trPr>
              <w:tc>
                <w:tcPr>
                  <w:tcW w:w="461" w:type="dxa"/>
                  <w:tcBorders>
                    <w:top w:val="single" w:sz="18" w:space="0" w:color="000000" w:themeColor="text1"/>
                    <w:left w:val="single" w:sz="18" w:space="0" w:color="000000" w:themeColor="text1"/>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r w:rsidRPr="008274FB">
                    <w:rPr>
                      <w:rFonts w:ascii="Calibri" w:eastAsia="Times New Roman" w:hAnsi="Calibri" w:cs="Times New Roman"/>
                      <w:color w:val="000000"/>
                    </w:rPr>
                    <w:t> </w:t>
                  </w:r>
                </w:p>
              </w:tc>
              <w:tc>
                <w:tcPr>
                  <w:tcW w:w="2020"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b/>
                      <w:bCs/>
                      <w:color w:val="000000"/>
                    </w:rPr>
                  </w:pPr>
                  <w:r w:rsidRPr="008274FB">
                    <w:rPr>
                      <w:rFonts w:ascii="Calibri" w:eastAsia="Times New Roman" w:hAnsi="Calibri" w:cs="Times New Roman"/>
                      <w:b/>
                      <w:bCs/>
                      <w:color w:val="000000"/>
                    </w:rPr>
                    <w:t>Sample #</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1</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2</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3</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4</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5</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6</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7</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8</w:t>
                  </w:r>
                </w:p>
              </w:tc>
              <w:tc>
                <w:tcPr>
                  <w:tcW w:w="328"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9</w:t>
                  </w:r>
                </w:p>
              </w:tc>
              <w:tc>
                <w:tcPr>
                  <w:tcW w:w="440" w:type="dxa"/>
                  <w:tcBorders>
                    <w:top w:val="single" w:sz="18" w:space="0" w:color="000000" w:themeColor="text1"/>
                    <w:left w:val="nil"/>
                    <w:bottom w:val="single" w:sz="8" w:space="0" w:color="auto"/>
                    <w:right w:val="single" w:sz="4" w:space="0" w:color="auto"/>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10</w:t>
                  </w:r>
                </w:p>
              </w:tc>
              <w:tc>
                <w:tcPr>
                  <w:tcW w:w="440" w:type="dxa"/>
                  <w:tcBorders>
                    <w:top w:val="single" w:sz="18" w:space="0" w:color="000000" w:themeColor="text1"/>
                    <w:left w:val="nil"/>
                    <w:bottom w:val="single" w:sz="8" w:space="0" w:color="auto"/>
                    <w:right w:val="single" w:sz="18" w:space="0" w:color="000000" w:themeColor="text1"/>
                  </w:tcBorders>
                  <w:shd w:val="clear" w:color="auto" w:fill="auto"/>
                  <w:noWrap/>
                  <w:vAlign w:val="bottom"/>
                  <w:hideMark/>
                </w:tcPr>
                <w:p w:rsidR="00404960" w:rsidRPr="008274FB" w:rsidRDefault="00404960" w:rsidP="00AB460B">
                  <w:pPr>
                    <w:spacing w:after="0" w:line="240" w:lineRule="auto"/>
                    <w:jc w:val="center"/>
                    <w:rPr>
                      <w:rFonts w:ascii="Calibri" w:eastAsia="Times New Roman" w:hAnsi="Calibri" w:cs="Times New Roman"/>
                      <w:b/>
                      <w:bCs/>
                      <w:color w:val="000000"/>
                    </w:rPr>
                  </w:pPr>
                  <w:r w:rsidRPr="008274FB">
                    <w:rPr>
                      <w:rFonts w:ascii="Calibri" w:eastAsia="Times New Roman" w:hAnsi="Calibri" w:cs="Times New Roman"/>
                      <w:b/>
                      <w:bCs/>
                      <w:color w:val="000000"/>
                    </w:rPr>
                    <w:t>11</w:t>
                  </w:r>
                </w:p>
              </w:tc>
            </w:tr>
            <w:tr w:rsidR="00404960" w:rsidRPr="008274FB" w:rsidTr="00EF196C">
              <w:trPr>
                <w:trHeight w:val="300"/>
                <w:jc w:val="center"/>
              </w:trPr>
              <w:tc>
                <w:tcPr>
                  <w:tcW w:w="461"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(1)</w:t>
                  </w:r>
                </w:p>
              </w:tc>
              <w:tc>
                <w:tcPr>
                  <w:tcW w:w="2020" w:type="dxa"/>
                  <w:tcBorders>
                    <w:top w:val="nil"/>
                    <w:left w:val="nil"/>
                    <w:bottom w:val="single" w:sz="4" w:space="0" w:color="auto"/>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Original vector</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4</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7</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8</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6</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3</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2</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4" w:space="0" w:color="auto"/>
                    <w:right w:val="single" w:sz="18" w:space="0" w:color="000000" w:themeColor="text1"/>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 </w:t>
                  </w:r>
                </w:p>
              </w:tc>
            </w:tr>
            <w:tr w:rsidR="00404960" w:rsidRPr="008274FB" w:rsidTr="00EF196C">
              <w:trPr>
                <w:trHeight w:val="300"/>
                <w:jc w:val="center"/>
              </w:trPr>
              <w:tc>
                <w:tcPr>
                  <w:tcW w:w="461"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(2)</w:t>
                  </w:r>
                </w:p>
              </w:tc>
              <w:tc>
                <w:tcPr>
                  <w:tcW w:w="2020" w:type="dxa"/>
                  <w:tcBorders>
                    <w:top w:val="nil"/>
                    <w:left w:val="nil"/>
                    <w:bottom w:val="single" w:sz="4" w:space="0" w:color="auto"/>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Moving</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4</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7</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8</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6</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3</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2</w:t>
                  </w:r>
                </w:p>
              </w:tc>
              <w:tc>
                <w:tcPr>
                  <w:tcW w:w="328"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4" w:space="0" w:color="auto"/>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4" w:space="0" w:color="auto"/>
                    <w:right w:val="single" w:sz="18" w:space="0" w:color="000000" w:themeColor="text1"/>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FF0000"/>
                    </w:rPr>
                  </w:pPr>
                  <w:r w:rsidRPr="00BB2B18">
                    <w:rPr>
                      <w:rFonts w:ascii="Calibri" w:eastAsia="Times New Roman" w:hAnsi="Calibri" w:cs="Times New Roman"/>
                      <w:i/>
                      <w:color w:val="FF0000"/>
                    </w:rPr>
                    <w:t>1</w:t>
                  </w:r>
                </w:p>
              </w:tc>
            </w:tr>
            <w:tr w:rsidR="00404960" w:rsidRPr="008274FB" w:rsidTr="00EF196C">
              <w:trPr>
                <w:trHeight w:val="315"/>
                <w:jc w:val="center"/>
              </w:trPr>
              <w:tc>
                <w:tcPr>
                  <w:tcW w:w="461" w:type="dxa"/>
                  <w:tcBorders>
                    <w:top w:val="nil"/>
                    <w:left w:val="single" w:sz="18" w:space="0" w:color="000000" w:themeColor="text1"/>
                    <w:bottom w:val="single" w:sz="18" w:space="0" w:color="000000" w:themeColor="text1"/>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(3)</w:t>
                  </w:r>
                </w:p>
              </w:tc>
              <w:tc>
                <w:tcPr>
                  <w:tcW w:w="2020" w:type="dxa"/>
                  <w:tcBorders>
                    <w:top w:val="nil"/>
                    <w:left w:val="nil"/>
                    <w:bottom w:val="single" w:sz="18" w:space="0" w:color="000000" w:themeColor="text1"/>
                    <w:right w:val="single" w:sz="4" w:space="0" w:color="auto"/>
                  </w:tcBorders>
                  <w:shd w:val="clear" w:color="auto" w:fill="auto"/>
                  <w:noWrap/>
                  <w:vAlign w:val="bottom"/>
                  <w:hideMark/>
                </w:tcPr>
                <w:p w:rsidR="00404960" w:rsidRPr="00B84DBA" w:rsidRDefault="00404960" w:rsidP="00AB460B">
                  <w:pPr>
                    <w:spacing w:after="0" w:line="240" w:lineRule="auto"/>
                    <w:jc w:val="left"/>
                    <w:rPr>
                      <w:rFonts w:ascii="Calibri" w:eastAsia="Times New Roman" w:hAnsi="Calibri" w:cs="Times New Roman"/>
                      <w:b/>
                      <w:color w:val="000000"/>
                    </w:rPr>
                  </w:pPr>
                  <w:r w:rsidRPr="00B84DBA">
                    <w:rPr>
                      <w:rFonts w:ascii="Calibri" w:eastAsia="Times New Roman" w:hAnsi="Calibri" w:cs="Times New Roman"/>
                      <w:b/>
                      <w:color w:val="000000"/>
                    </w:rPr>
                    <w:t>Translated vector</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92D050"/>
                    </w:rPr>
                  </w:pPr>
                  <w:r w:rsidRPr="00BB2B18">
                    <w:rPr>
                      <w:rFonts w:ascii="Calibri" w:eastAsia="Times New Roman" w:hAnsi="Calibri" w:cs="Times New Roman"/>
                      <w:i/>
                      <w:color w:val="92D050"/>
                    </w:rPr>
                    <w:t>1</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4</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7</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8</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6</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3</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2</w:t>
                  </w:r>
                </w:p>
              </w:tc>
              <w:tc>
                <w:tcPr>
                  <w:tcW w:w="328"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18" w:space="0" w:color="000000" w:themeColor="text1"/>
                    <w:right w:val="single" w:sz="4" w:space="0" w:color="auto"/>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1</w:t>
                  </w:r>
                </w:p>
              </w:tc>
              <w:tc>
                <w:tcPr>
                  <w:tcW w:w="440" w:type="dxa"/>
                  <w:tcBorders>
                    <w:top w:val="nil"/>
                    <w:left w:val="nil"/>
                    <w:bottom w:val="single" w:sz="18" w:space="0" w:color="000000" w:themeColor="text1"/>
                    <w:right w:val="single" w:sz="18" w:space="0" w:color="000000" w:themeColor="text1"/>
                  </w:tcBorders>
                  <w:shd w:val="clear" w:color="auto" w:fill="auto"/>
                  <w:noWrap/>
                  <w:vAlign w:val="bottom"/>
                  <w:hideMark/>
                </w:tcPr>
                <w:p w:rsidR="00404960" w:rsidRPr="00BB2B18" w:rsidRDefault="00404960" w:rsidP="00AB460B">
                  <w:pPr>
                    <w:spacing w:after="0" w:line="240" w:lineRule="auto"/>
                    <w:jc w:val="center"/>
                    <w:rPr>
                      <w:rFonts w:ascii="Calibri" w:eastAsia="Times New Roman" w:hAnsi="Calibri" w:cs="Times New Roman"/>
                      <w:i/>
                      <w:color w:val="000000"/>
                    </w:rPr>
                  </w:pPr>
                  <w:r w:rsidRPr="00BB2B18">
                    <w:rPr>
                      <w:rFonts w:ascii="Calibri" w:eastAsia="Times New Roman" w:hAnsi="Calibri" w:cs="Times New Roman"/>
                      <w:i/>
                      <w:color w:val="000000"/>
                    </w:rPr>
                    <w:t> </w:t>
                  </w:r>
                </w:p>
              </w:tc>
            </w:tr>
            <w:tr w:rsidR="00404960" w:rsidRPr="008274FB" w:rsidTr="00EF196C">
              <w:trPr>
                <w:trHeight w:val="300"/>
                <w:jc w:val="center"/>
              </w:trPr>
              <w:tc>
                <w:tcPr>
                  <w:tcW w:w="461"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2020"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730180">
                  <w:pPr>
                    <w:spacing w:after="0" w:line="240" w:lineRule="auto"/>
                    <w:jc w:val="left"/>
                    <w:rPr>
                      <w:rFonts w:ascii="Calibri" w:eastAsia="Times New Roman" w:hAnsi="Calibri" w:cs="Times New Roman"/>
                      <w:i/>
                      <w:iCs/>
                      <w:color w:val="92D050"/>
                    </w:rPr>
                  </w:pPr>
                  <w:r>
                    <w:rPr>
                      <w:rFonts w:ascii="Calibri" w:eastAsia="Times New Roman" w:hAnsi="Calibri" w:cs="Times New Roman"/>
                      <w:i/>
                      <w:iCs/>
                      <w:color w:val="92D050"/>
                    </w:rPr>
                    <w:t>a</w:t>
                  </w:r>
                  <w:r w:rsidRPr="008274FB">
                    <w:rPr>
                      <w:rFonts w:ascii="Calibri" w:eastAsia="Times New Roman" w:hAnsi="Calibri" w:cs="Times New Roman"/>
                      <w:i/>
                      <w:iCs/>
                      <w:color w:val="92D050"/>
                    </w:rPr>
                    <w:t>dded</w:t>
                  </w:r>
                  <w:r>
                    <w:rPr>
                      <w:rFonts w:ascii="Calibri" w:eastAsia="Times New Roman" w:hAnsi="Calibri" w:cs="Times New Roman"/>
                      <w:i/>
                      <w:iCs/>
                      <w:color w:val="92D050"/>
                    </w:rPr>
                    <w:t>,</w:t>
                  </w:r>
                  <w:r w:rsidRPr="008274FB">
                    <w:rPr>
                      <w:rFonts w:ascii="Calibri" w:eastAsia="Times New Roman" w:hAnsi="Calibri" w:cs="Times New Roman"/>
                      <w:i/>
                      <w:iCs/>
                      <w:color w:val="FF0000"/>
                    </w:rPr>
                    <w:t xml:space="preserve"> </w:t>
                  </w:r>
                  <w:r w:rsidR="00730180">
                    <w:rPr>
                      <w:rFonts w:ascii="Calibri" w:eastAsia="Times New Roman" w:hAnsi="Calibri" w:cs="Times New Roman"/>
                      <w:i/>
                      <w:iCs/>
                      <w:color w:val="FF0000"/>
                    </w:rPr>
                    <w:t>removed</w:t>
                  </w: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328"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440"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c>
                <w:tcPr>
                  <w:tcW w:w="440" w:type="dxa"/>
                  <w:tcBorders>
                    <w:top w:val="single" w:sz="18" w:space="0" w:color="000000" w:themeColor="text1"/>
                    <w:left w:val="nil"/>
                    <w:bottom w:val="nil"/>
                    <w:right w:val="nil"/>
                  </w:tcBorders>
                  <w:shd w:val="clear" w:color="auto" w:fill="auto"/>
                  <w:noWrap/>
                  <w:vAlign w:val="bottom"/>
                  <w:hideMark/>
                </w:tcPr>
                <w:p w:rsidR="00404960" w:rsidRPr="008274FB" w:rsidRDefault="00404960" w:rsidP="00AB460B">
                  <w:pPr>
                    <w:spacing w:after="0" w:line="240" w:lineRule="auto"/>
                    <w:jc w:val="left"/>
                    <w:rPr>
                      <w:rFonts w:ascii="Calibri" w:eastAsia="Times New Roman" w:hAnsi="Calibri" w:cs="Times New Roman"/>
                      <w:color w:val="000000"/>
                    </w:rPr>
                  </w:pPr>
                </w:p>
              </w:tc>
            </w:tr>
          </w:tbl>
          <w:p w:rsidR="00404960" w:rsidRDefault="00404960" w:rsidP="00B84DBA">
            <w:pPr>
              <w:keepNext/>
            </w:pPr>
          </w:p>
        </w:tc>
      </w:tr>
    </w:tbl>
    <w:p w:rsidR="00404960" w:rsidRDefault="00B84DBA" w:rsidP="00B84DBA">
      <w:pPr>
        <w:pStyle w:val="Caption"/>
        <w:jc w:val="center"/>
      </w:pPr>
      <w:bookmarkStart w:id="29" w:name="_Ref395896330"/>
      <w:r>
        <w:t xml:space="preserve">Figure </w:t>
      </w:r>
      <w:r w:rsidR="00603FA5">
        <w:fldChar w:fldCharType="begin"/>
      </w:r>
      <w:r w:rsidR="00603FA5">
        <w:instrText xml:space="preserve"> SEQ Figure \* ARABIC </w:instrText>
      </w:r>
      <w:r w:rsidR="00603FA5">
        <w:fldChar w:fldCharType="separate"/>
      </w:r>
      <w:r w:rsidR="00D57947">
        <w:rPr>
          <w:noProof/>
        </w:rPr>
        <w:t>7</w:t>
      </w:r>
      <w:r w:rsidR="00603FA5">
        <w:rPr>
          <w:noProof/>
        </w:rPr>
        <w:fldChar w:fldCharType="end"/>
      </w:r>
      <w:bookmarkEnd w:id="29"/>
      <w:r>
        <w:t xml:space="preserve"> Translating </w:t>
      </w:r>
    </w:p>
    <w:p w:rsidR="00415390" w:rsidRDefault="00F906B6" w:rsidP="00285D79">
      <w:pPr>
        <w:pStyle w:val="Heading3"/>
      </w:pPr>
      <w:r>
        <w:t xml:space="preserve">Median </w:t>
      </w:r>
      <w:r w:rsidR="00CA2608">
        <w:t xml:space="preserve">or average </w:t>
      </w:r>
      <w:r>
        <w:t>waveforms</w:t>
      </w:r>
    </w:p>
    <w:p w:rsidR="00F906B6" w:rsidRDefault="00CA2608" w:rsidP="00F906B6">
      <w:r>
        <w:t xml:space="preserve">The median or </w:t>
      </w:r>
      <w:r w:rsidR="00DD0BCC">
        <w:t xml:space="preserve">the </w:t>
      </w:r>
      <w:r>
        <w:t xml:space="preserve">average waveforms can be </w:t>
      </w:r>
      <w:r w:rsidR="0068188A">
        <w:t>calculated</w:t>
      </w:r>
      <w:r>
        <w:t xml:space="preserve"> from the </w:t>
      </w:r>
      <w:r w:rsidR="0068188A">
        <w:t xml:space="preserve">set of </w:t>
      </w:r>
      <w:r>
        <w:t>sample vector</w:t>
      </w:r>
      <w:r w:rsidR="0068188A">
        <w:t>s</w:t>
      </w:r>
      <w:r>
        <w:t xml:space="preserve"> or translated sample vectors. </w:t>
      </w:r>
      <w:r w:rsidR="0084512A">
        <w:t xml:space="preserve">The construction of them can be seen in the </w:t>
      </w:r>
      <w:r w:rsidR="0084512A">
        <w:fldChar w:fldCharType="begin"/>
      </w:r>
      <w:r w:rsidR="0084512A">
        <w:instrText xml:space="preserve"> REF _Ref395902953 \h </w:instrText>
      </w:r>
      <w:r w:rsidR="0084512A">
        <w:fldChar w:fldCharType="separate"/>
      </w:r>
      <w:r w:rsidR="00D57947">
        <w:t xml:space="preserve">Figure </w:t>
      </w:r>
      <w:r w:rsidR="00D57947">
        <w:rPr>
          <w:noProof/>
        </w:rPr>
        <w:t>8</w:t>
      </w:r>
      <w:r w:rsidR="0084512A">
        <w:fldChar w:fldCharType="end"/>
      </w:r>
      <w:r w:rsidR="0084512A">
        <w:t xml:space="preserve">. </w:t>
      </w:r>
      <w:r w:rsidR="001D1983">
        <w:t xml:space="preserve">From the set of vector samples, the medians or the averages have to be calculated </w:t>
      </w:r>
      <w:r w:rsidR="00412D66">
        <w:t xml:space="preserve">considering </w:t>
      </w:r>
      <w:r w:rsidR="001D1983">
        <w:t>the index of the sample.</w:t>
      </w:r>
    </w:p>
    <w:p w:rsidR="00C17585" w:rsidRDefault="00C17585" w:rsidP="00F906B6">
      <w:r>
        <w:t xml:space="preserve">The median and </w:t>
      </w:r>
      <w:r w:rsidR="00DD0BCC">
        <w:t xml:space="preserve">the </w:t>
      </w:r>
      <w:r>
        <w:t xml:space="preserve">averages waveforms are determined as the part of the training process. At this stage, the classes of the waveforms </w:t>
      </w:r>
      <w:r w:rsidR="00B01750">
        <w:t xml:space="preserve">are determined by the investigator. </w:t>
      </w:r>
      <w:r w:rsidR="004A7BC6">
        <w:t xml:space="preserve">The </w:t>
      </w:r>
      <w:r w:rsidR="00DC366A">
        <w:t>residual vectors (i.e. median and average vectors)</w:t>
      </w:r>
      <w:r w:rsidR="004A7BC6">
        <w:t xml:space="preserve"> </w:t>
      </w:r>
      <w:r w:rsidR="00DC366A">
        <w:t xml:space="preserve">are calculated </w:t>
      </w:r>
      <w:r w:rsidR="004A7BC6">
        <w:t xml:space="preserve">for </w:t>
      </w:r>
      <w:r w:rsidR="00DC366A">
        <w:t>each class</w:t>
      </w:r>
      <w:r w:rsidR="004A7BC6">
        <w:t xml:space="preserve"> from the class members</w:t>
      </w:r>
      <w:r w:rsidR="00DC366A">
        <w:t>, thus theoretically, these estimated c</w:t>
      </w:r>
      <w:r w:rsidR="00515D64">
        <w:t>ommon vectors</w:t>
      </w:r>
      <w:r w:rsidR="00DC366A">
        <w:t xml:space="preserve"> </w:t>
      </w:r>
      <w:r w:rsidR="00515D64">
        <w:t xml:space="preserve">are </w:t>
      </w:r>
      <w:r w:rsidR="00DC366A">
        <w:t xml:space="preserve">the typical </w:t>
      </w:r>
      <w:r w:rsidR="00C87078">
        <w:t>sample vector</w:t>
      </w:r>
      <w:r w:rsidR="00515D64">
        <w:t>s</w:t>
      </w:r>
      <w:r w:rsidR="00DC366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26FC3" w:rsidTr="00926FC3">
        <w:tc>
          <w:tcPr>
            <w:tcW w:w="9576" w:type="dxa"/>
          </w:tcPr>
          <w:p w:rsidR="00926FC3" w:rsidRDefault="00926FC3" w:rsidP="00926FC3">
            <w:pPr>
              <w:jc w:val="center"/>
            </w:pPr>
            <w:r>
              <w:rPr>
                <w:noProof/>
              </w:rPr>
              <w:lastRenderedPageBreak/>
              <w:drawing>
                <wp:inline distT="0" distB="0" distL="0" distR="0" wp14:anchorId="756170CB" wp14:editId="363115A8">
                  <wp:extent cx="4572000" cy="2762250"/>
                  <wp:effectExtent l="0" t="0" r="19050" b="1905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W w:w="4320" w:type="dxa"/>
              <w:jc w:val="center"/>
              <w:tblLook w:val="04A0" w:firstRow="1" w:lastRow="0" w:firstColumn="1" w:lastColumn="0" w:noHBand="0" w:noVBand="1"/>
            </w:tblPr>
            <w:tblGrid>
              <w:gridCol w:w="2020"/>
              <w:gridCol w:w="328"/>
              <w:gridCol w:w="328"/>
              <w:gridCol w:w="328"/>
              <w:gridCol w:w="328"/>
              <w:gridCol w:w="328"/>
              <w:gridCol w:w="328"/>
              <w:gridCol w:w="328"/>
              <w:gridCol w:w="328"/>
              <w:gridCol w:w="328"/>
              <w:gridCol w:w="440"/>
            </w:tblGrid>
            <w:tr w:rsidR="00926FC3" w:rsidRPr="00926FC3" w:rsidTr="00BD730E">
              <w:trPr>
                <w:trHeight w:val="315"/>
                <w:jc w:val="center"/>
              </w:trPr>
              <w:tc>
                <w:tcPr>
                  <w:tcW w:w="2020" w:type="dxa"/>
                  <w:vMerge w:val="restart"/>
                  <w:tcBorders>
                    <w:top w:val="single" w:sz="18" w:space="0" w:color="000000" w:themeColor="text1"/>
                    <w:left w:val="single" w:sz="18" w:space="0" w:color="000000" w:themeColor="text1"/>
                    <w:bottom w:val="single" w:sz="8" w:space="0" w:color="000000"/>
                    <w:right w:val="single" w:sz="18" w:space="0" w:color="000000" w:themeColor="text1"/>
                  </w:tcBorders>
                  <w:shd w:val="clear" w:color="auto" w:fill="auto"/>
                  <w:noWrap/>
                  <w:vAlign w:val="center"/>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Vector #</w:t>
                  </w:r>
                </w:p>
              </w:tc>
              <w:tc>
                <w:tcPr>
                  <w:tcW w:w="2300" w:type="dxa"/>
                  <w:gridSpan w:val="10"/>
                  <w:tcBorders>
                    <w:top w:val="single" w:sz="18" w:space="0" w:color="000000" w:themeColor="text1"/>
                    <w:left w:val="single" w:sz="18" w:space="0" w:color="000000" w:themeColor="text1"/>
                    <w:bottom w:val="single" w:sz="8"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Samples</w:t>
                  </w:r>
                </w:p>
              </w:tc>
            </w:tr>
            <w:tr w:rsidR="00926FC3" w:rsidRPr="00926FC3" w:rsidTr="00BD730E">
              <w:trPr>
                <w:trHeight w:val="315"/>
                <w:jc w:val="center"/>
              </w:trPr>
              <w:tc>
                <w:tcPr>
                  <w:tcW w:w="2020" w:type="dxa"/>
                  <w:vMerge/>
                  <w:tcBorders>
                    <w:top w:val="single" w:sz="8" w:space="0" w:color="auto"/>
                    <w:left w:val="single" w:sz="18" w:space="0" w:color="000000" w:themeColor="text1"/>
                    <w:bottom w:val="single" w:sz="18" w:space="0" w:color="000000" w:themeColor="text1"/>
                    <w:right w:val="single" w:sz="18" w:space="0" w:color="000000" w:themeColor="text1"/>
                  </w:tcBorders>
                  <w:vAlign w:val="center"/>
                  <w:hideMark/>
                </w:tcPr>
                <w:p w:rsidR="00926FC3" w:rsidRPr="00926FC3" w:rsidRDefault="00926FC3" w:rsidP="00926FC3">
                  <w:pPr>
                    <w:spacing w:after="0" w:line="240" w:lineRule="auto"/>
                    <w:jc w:val="left"/>
                    <w:rPr>
                      <w:rFonts w:ascii="Calibri" w:eastAsia="Times New Roman" w:hAnsi="Calibri" w:cs="Times New Roman"/>
                      <w:b/>
                      <w:bCs/>
                      <w:color w:val="000000"/>
                    </w:rPr>
                  </w:pPr>
                </w:p>
              </w:tc>
              <w:tc>
                <w:tcPr>
                  <w:tcW w:w="214" w:type="dxa"/>
                  <w:tcBorders>
                    <w:top w:val="nil"/>
                    <w:left w:val="single" w:sz="18" w:space="0" w:color="000000" w:themeColor="text1"/>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1</w:t>
                  </w:r>
                </w:p>
              </w:tc>
              <w:tc>
                <w:tcPr>
                  <w:tcW w:w="214"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2</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3</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4</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5</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6</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7</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8</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9</w:t>
                  </w:r>
                </w:p>
              </w:tc>
              <w:tc>
                <w:tcPr>
                  <w:tcW w:w="381" w:type="dxa"/>
                  <w:tcBorders>
                    <w:top w:val="nil"/>
                    <w:left w:val="nil"/>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bCs/>
                      <w:color w:val="000000"/>
                    </w:rPr>
                  </w:pPr>
                  <w:r w:rsidRPr="00926FC3">
                    <w:rPr>
                      <w:rFonts w:ascii="Calibri" w:eastAsia="Times New Roman" w:hAnsi="Calibri" w:cs="Times New Roman"/>
                      <w:b/>
                      <w:bCs/>
                      <w:color w:val="000000"/>
                    </w:rPr>
                    <w:t>10</w:t>
                  </w:r>
                </w:p>
              </w:tc>
            </w:tr>
            <w:tr w:rsidR="00926FC3" w:rsidRPr="00926FC3" w:rsidTr="00BD730E">
              <w:trPr>
                <w:trHeight w:val="300"/>
                <w:jc w:val="center"/>
              </w:trPr>
              <w:tc>
                <w:tcPr>
                  <w:tcW w:w="2020" w:type="dxa"/>
                  <w:tcBorders>
                    <w:top w:val="single" w:sz="18" w:space="0" w:color="000000" w:themeColor="text1"/>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1</w:t>
                  </w:r>
                </w:p>
              </w:tc>
              <w:tc>
                <w:tcPr>
                  <w:tcW w:w="214" w:type="dxa"/>
                  <w:tcBorders>
                    <w:top w:val="single" w:sz="18" w:space="0" w:color="000000" w:themeColor="text1"/>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4"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6</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8</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381" w:type="dxa"/>
                  <w:tcBorders>
                    <w:top w:val="single" w:sz="18" w:space="0" w:color="000000" w:themeColor="text1"/>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00"/>
                <w:jc w:val="center"/>
              </w:trPr>
              <w:tc>
                <w:tcPr>
                  <w:tcW w:w="2020" w:type="dxa"/>
                  <w:tcBorders>
                    <w:top w:val="nil"/>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2</w:t>
                  </w:r>
                </w:p>
              </w:tc>
              <w:tc>
                <w:tcPr>
                  <w:tcW w:w="214"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4"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6</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9</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8</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5</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381" w:type="dxa"/>
                  <w:tcBorders>
                    <w:top w:val="nil"/>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00"/>
                <w:jc w:val="center"/>
              </w:trPr>
              <w:tc>
                <w:tcPr>
                  <w:tcW w:w="2020" w:type="dxa"/>
                  <w:tcBorders>
                    <w:top w:val="nil"/>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3</w:t>
                  </w:r>
                </w:p>
              </w:tc>
              <w:tc>
                <w:tcPr>
                  <w:tcW w:w="214"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4"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8</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6</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381" w:type="dxa"/>
                  <w:tcBorders>
                    <w:top w:val="nil"/>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00"/>
                <w:jc w:val="center"/>
              </w:trPr>
              <w:tc>
                <w:tcPr>
                  <w:tcW w:w="2020" w:type="dxa"/>
                  <w:tcBorders>
                    <w:top w:val="nil"/>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4</w:t>
                  </w:r>
                </w:p>
              </w:tc>
              <w:tc>
                <w:tcPr>
                  <w:tcW w:w="214" w:type="dxa"/>
                  <w:tcBorders>
                    <w:top w:val="nil"/>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4"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6</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5</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3" w:type="dxa"/>
                  <w:tcBorders>
                    <w:top w:val="nil"/>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381" w:type="dxa"/>
                  <w:tcBorders>
                    <w:top w:val="nil"/>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15"/>
                <w:jc w:val="center"/>
              </w:trPr>
              <w:tc>
                <w:tcPr>
                  <w:tcW w:w="2020" w:type="dxa"/>
                  <w:tcBorders>
                    <w:top w:val="nil"/>
                    <w:left w:val="single" w:sz="18" w:space="0" w:color="000000" w:themeColor="text1"/>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5</w:t>
                  </w:r>
                </w:p>
              </w:tc>
              <w:tc>
                <w:tcPr>
                  <w:tcW w:w="214" w:type="dxa"/>
                  <w:tcBorders>
                    <w:top w:val="nil"/>
                    <w:left w:val="single" w:sz="18" w:space="0" w:color="000000" w:themeColor="text1"/>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c>
                <w:tcPr>
                  <w:tcW w:w="214"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5</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9</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7</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4</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3</w:t>
                  </w:r>
                </w:p>
              </w:tc>
              <w:tc>
                <w:tcPr>
                  <w:tcW w:w="213" w:type="dxa"/>
                  <w:tcBorders>
                    <w:top w:val="nil"/>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2</w:t>
                  </w:r>
                </w:p>
              </w:tc>
              <w:tc>
                <w:tcPr>
                  <w:tcW w:w="381" w:type="dxa"/>
                  <w:tcBorders>
                    <w:top w:val="nil"/>
                    <w:left w:val="nil"/>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i/>
                      <w:iCs/>
                    </w:rPr>
                  </w:pPr>
                  <w:r w:rsidRPr="00926FC3">
                    <w:rPr>
                      <w:rFonts w:ascii="Calibri" w:eastAsia="Times New Roman" w:hAnsi="Calibri" w:cs="Times New Roman"/>
                      <w:i/>
                      <w:iCs/>
                    </w:rPr>
                    <w:t>1</w:t>
                  </w:r>
                </w:p>
              </w:tc>
            </w:tr>
            <w:tr w:rsidR="00926FC3" w:rsidRPr="00926FC3" w:rsidTr="00BD730E">
              <w:trPr>
                <w:trHeight w:val="300"/>
                <w:jc w:val="center"/>
              </w:trPr>
              <w:tc>
                <w:tcPr>
                  <w:tcW w:w="2020" w:type="dxa"/>
                  <w:tcBorders>
                    <w:top w:val="single" w:sz="18" w:space="0" w:color="000000" w:themeColor="text1"/>
                    <w:left w:val="single" w:sz="18" w:space="0" w:color="000000" w:themeColor="text1"/>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Median</w:t>
                  </w:r>
                </w:p>
              </w:tc>
              <w:tc>
                <w:tcPr>
                  <w:tcW w:w="214" w:type="dxa"/>
                  <w:tcBorders>
                    <w:top w:val="single" w:sz="18" w:space="0" w:color="000000" w:themeColor="text1"/>
                    <w:left w:val="single" w:sz="18" w:space="0" w:color="000000" w:themeColor="text1"/>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214"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4</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4</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6</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8</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7</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3</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213" w:type="dxa"/>
                  <w:tcBorders>
                    <w:top w:val="single" w:sz="18" w:space="0" w:color="000000" w:themeColor="text1"/>
                    <w:left w:val="nil"/>
                    <w:bottom w:val="single" w:sz="4" w:space="0" w:color="auto"/>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381" w:type="dxa"/>
                  <w:tcBorders>
                    <w:top w:val="single" w:sz="18" w:space="0" w:color="000000" w:themeColor="text1"/>
                    <w:left w:val="nil"/>
                    <w:bottom w:val="single" w:sz="4" w:space="0" w:color="auto"/>
                    <w:right w:val="single" w:sz="18" w:space="0" w:color="000000" w:themeColor="text1"/>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r>
            <w:tr w:rsidR="00926FC3" w:rsidRPr="00926FC3" w:rsidTr="00BD730E">
              <w:trPr>
                <w:trHeight w:val="315"/>
                <w:jc w:val="center"/>
              </w:trPr>
              <w:tc>
                <w:tcPr>
                  <w:tcW w:w="2020" w:type="dxa"/>
                  <w:tcBorders>
                    <w:top w:val="single" w:sz="4" w:space="0" w:color="auto"/>
                    <w:left w:val="single" w:sz="18" w:space="0" w:color="000000" w:themeColor="text1"/>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center"/>
                    <w:rPr>
                      <w:rFonts w:ascii="Calibri" w:eastAsia="Times New Roman" w:hAnsi="Calibri" w:cs="Times New Roman"/>
                      <w:b/>
                      <w:color w:val="000000"/>
                    </w:rPr>
                  </w:pPr>
                  <w:r w:rsidRPr="00926FC3">
                    <w:rPr>
                      <w:rFonts w:ascii="Calibri" w:eastAsia="Times New Roman" w:hAnsi="Calibri" w:cs="Times New Roman"/>
                      <w:b/>
                      <w:color w:val="000000"/>
                    </w:rPr>
                    <w:t>Average</w:t>
                  </w:r>
                </w:p>
              </w:tc>
              <w:tc>
                <w:tcPr>
                  <w:tcW w:w="214" w:type="dxa"/>
                  <w:tcBorders>
                    <w:top w:val="single" w:sz="4" w:space="0" w:color="auto"/>
                    <w:left w:val="single" w:sz="18" w:space="0" w:color="000000" w:themeColor="text1"/>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214"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4</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4</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5</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8</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7</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3</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2</w:t>
                  </w:r>
                </w:p>
              </w:tc>
              <w:tc>
                <w:tcPr>
                  <w:tcW w:w="213" w:type="dxa"/>
                  <w:tcBorders>
                    <w:top w:val="single" w:sz="4" w:space="0" w:color="auto"/>
                    <w:left w:val="nil"/>
                    <w:bottom w:val="single" w:sz="18" w:space="0" w:color="000000" w:themeColor="text1"/>
                    <w:right w:val="single" w:sz="4" w:space="0" w:color="auto"/>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c>
                <w:tcPr>
                  <w:tcW w:w="381" w:type="dxa"/>
                  <w:tcBorders>
                    <w:top w:val="single" w:sz="4" w:space="0" w:color="auto"/>
                    <w:left w:val="nil"/>
                    <w:bottom w:val="single" w:sz="18" w:space="0" w:color="000000" w:themeColor="text1"/>
                    <w:right w:val="single" w:sz="18" w:space="0" w:color="000000" w:themeColor="text1"/>
                  </w:tcBorders>
                  <w:shd w:val="clear" w:color="auto" w:fill="auto"/>
                  <w:noWrap/>
                  <w:vAlign w:val="bottom"/>
                  <w:hideMark/>
                </w:tcPr>
                <w:p w:rsidR="00926FC3" w:rsidRPr="00926FC3" w:rsidRDefault="00926FC3" w:rsidP="00926FC3">
                  <w:pPr>
                    <w:spacing w:after="0" w:line="240" w:lineRule="auto"/>
                    <w:jc w:val="right"/>
                    <w:rPr>
                      <w:rFonts w:ascii="Calibri" w:eastAsia="Times New Roman" w:hAnsi="Calibri" w:cs="Times New Roman"/>
                      <w:i/>
                      <w:iCs/>
                      <w:color w:val="000000"/>
                    </w:rPr>
                  </w:pPr>
                  <w:r w:rsidRPr="00926FC3">
                    <w:rPr>
                      <w:rFonts w:ascii="Calibri" w:eastAsia="Times New Roman" w:hAnsi="Calibri" w:cs="Times New Roman"/>
                      <w:i/>
                      <w:iCs/>
                      <w:color w:val="000000"/>
                    </w:rPr>
                    <w:t>1</w:t>
                  </w:r>
                </w:p>
              </w:tc>
            </w:tr>
          </w:tbl>
          <w:p w:rsidR="00926FC3" w:rsidRDefault="00926FC3" w:rsidP="00926FC3">
            <w:pPr>
              <w:keepNext/>
            </w:pPr>
          </w:p>
        </w:tc>
      </w:tr>
    </w:tbl>
    <w:p w:rsidR="00926FC3" w:rsidRDefault="00926FC3" w:rsidP="00926FC3">
      <w:pPr>
        <w:pStyle w:val="Caption"/>
        <w:jc w:val="center"/>
      </w:pPr>
      <w:bookmarkStart w:id="30" w:name="_Ref395902953"/>
      <w:r>
        <w:t xml:space="preserve">Figure </w:t>
      </w:r>
      <w:r w:rsidR="00603FA5">
        <w:fldChar w:fldCharType="begin"/>
      </w:r>
      <w:r w:rsidR="00603FA5">
        <w:instrText xml:space="preserve"> SEQ Figure \* ARABIC </w:instrText>
      </w:r>
      <w:r w:rsidR="00603FA5">
        <w:fldChar w:fldCharType="separate"/>
      </w:r>
      <w:r w:rsidR="00D57947">
        <w:rPr>
          <w:noProof/>
        </w:rPr>
        <w:t>8</w:t>
      </w:r>
      <w:r w:rsidR="00603FA5">
        <w:rPr>
          <w:noProof/>
        </w:rPr>
        <w:fldChar w:fldCharType="end"/>
      </w:r>
      <w:bookmarkEnd w:id="30"/>
      <w:r w:rsidR="00E84DC3">
        <w:t xml:space="preserve"> Construction of </w:t>
      </w:r>
      <w:r w:rsidR="003D2AB2">
        <w:t xml:space="preserve">the </w:t>
      </w:r>
      <w:r w:rsidR="00E84DC3">
        <w:t xml:space="preserve">median </w:t>
      </w:r>
      <w:r w:rsidR="003D2AB2">
        <w:t xml:space="preserve">and average </w:t>
      </w:r>
      <w:r w:rsidR="00E84DC3">
        <w:t>waveforms</w:t>
      </w:r>
    </w:p>
    <w:p w:rsidR="00850C86" w:rsidRDefault="00850C86" w:rsidP="008B6486">
      <w:pPr>
        <w:pStyle w:val="Heading2"/>
      </w:pPr>
      <w:bookmarkStart w:id="31" w:name="_Ref395982459"/>
      <w:r>
        <w:t>Classifiers</w:t>
      </w:r>
      <w:bookmarkEnd w:id="31"/>
    </w:p>
    <w:p w:rsidR="004C1A9C" w:rsidRDefault="00B6247E" w:rsidP="004C1A9C">
      <w:pPr>
        <w:pStyle w:val="Heading3"/>
      </w:pPr>
      <w:r>
        <w:t>Linear d</w:t>
      </w:r>
      <w:r w:rsidR="004C1A9C">
        <w:t>iscriminant analysis</w:t>
      </w:r>
    </w:p>
    <w:p w:rsidR="004C1A9C" w:rsidRDefault="006F2C0C" w:rsidP="004C1A9C">
      <w:r>
        <w:t xml:space="preserve">Linear </w:t>
      </w:r>
      <w:r w:rsidR="004C1A9C">
        <w:t xml:space="preserve">discriminant analysis </w:t>
      </w:r>
      <w:r>
        <w:t xml:space="preserve">(LDA) </w:t>
      </w:r>
      <w:r w:rsidR="004C1A9C">
        <w:t>is a widely used, general stati</w:t>
      </w:r>
      <w:r w:rsidR="00DF5ACD">
        <w:t xml:space="preserve">stical tool for classification. The method assumes that the linear combination of the features can </w:t>
      </w:r>
      <w:r w:rsidR="00F91B94">
        <w:t>result the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EF445D" w:rsidTr="00EF445D">
        <w:tc>
          <w:tcPr>
            <w:tcW w:w="9108" w:type="dxa"/>
            <w:vAlign w:val="center"/>
          </w:tcPr>
          <w:p w:rsidR="00EF445D" w:rsidRDefault="00603FA5" w:rsidP="00EF445D">
            <w:pPr>
              <w:pStyle w:val="NoSpacing"/>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1,j</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2,j</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k,</m:t>
                    </m:r>
                  </m:sub>
                </m:sSub>
              </m:oMath>
            </m:oMathPara>
          </w:p>
        </w:tc>
        <w:tc>
          <w:tcPr>
            <w:tcW w:w="468" w:type="dxa"/>
            <w:vAlign w:val="center"/>
          </w:tcPr>
          <w:p w:rsidR="00EF445D" w:rsidRDefault="00EF445D" w:rsidP="00EF445D">
            <w:pPr>
              <w:pStyle w:val="NoSpacing"/>
            </w:pPr>
            <w:r>
              <w:t>(6)</w:t>
            </w:r>
          </w:p>
        </w:tc>
      </w:tr>
    </w:tbl>
    <w:p w:rsidR="00EF445D" w:rsidRDefault="00EF445D" w:rsidP="004C1A9C"/>
    <w:p w:rsidR="002F50FB" w:rsidRDefault="00EF445D" w:rsidP="002F50FB">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eastAsiaTheme="minorEastAsia"/>
        </w:rPr>
        <w:t xml:space="preserve"> is the </w:t>
      </w:r>
      <m:oMath>
        <m:r>
          <w:rPr>
            <w:rFonts w:ascii="Cambria Math" w:hAnsi="Cambria Math"/>
          </w:rPr>
          <m:t>j</m:t>
        </m:r>
      </m:oMath>
      <w:r w:rsidR="000D388F">
        <w:rPr>
          <w:rFonts w:eastAsiaTheme="minorEastAsia"/>
        </w:rPr>
        <w:t xml:space="preserve">th </w:t>
      </w:r>
      <w:r>
        <w:rPr>
          <w:rFonts w:eastAsiaTheme="minorEastAsia"/>
        </w:rPr>
        <w:t>discriminant function</w:t>
      </w:r>
      <w:r w:rsidR="00824535">
        <w:rPr>
          <w:rFonts w:eastAsiaTheme="minorEastAsia"/>
        </w:rPr>
        <w:t xml:space="preserve">, the </w:t>
      </w:r>
      <m:oMath>
        <m:sSub>
          <m:sSubPr>
            <m:ctrlPr>
              <w:rPr>
                <w:rFonts w:ascii="Cambria Math" w:hAnsi="Cambria Math"/>
                <w:i/>
              </w:rPr>
            </m:ctrlPr>
          </m:sSubPr>
          <m:e>
            <m:r>
              <w:rPr>
                <w:rFonts w:ascii="Cambria Math" w:hAnsi="Cambria Math"/>
              </w:rPr>
              <m:t>d</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oMath>
      <w:r w:rsidR="00824535">
        <w:rPr>
          <w:rFonts w:eastAsiaTheme="minorEastAsia"/>
        </w:rPr>
        <w:t xml:space="preserve"> are the “weights” or coefficients of the function and</w:t>
      </w:r>
      <w:r w:rsidR="000D388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0D388F">
        <w:rPr>
          <w:rFonts w:eastAsiaTheme="minorEastAsia"/>
        </w:rPr>
        <w:t xml:space="preserve"> </w:t>
      </w:r>
      <w:r w:rsidR="00B9260E">
        <w:rPr>
          <w:rFonts w:eastAsiaTheme="minorEastAsia"/>
        </w:rPr>
        <w:t>are the elements of the feature</w:t>
      </w:r>
      <w:r w:rsidR="000D388F">
        <w:rPr>
          <w:rFonts w:eastAsiaTheme="minorEastAsia"/>
        </w:rPr>
        <w:t xml:space="preserve"> vector. The </w:t>
      </w:r>
      <m:oMath>
        <m:r>
          <w:rPr>
            <w:rFonts w:ascii="Cambria Math" w:hAnsi="Cambria Math"/>
          </w:rPr>
          <m:t>j</m:t>
        </m:r>
      </m:oMath>
      <w:proofErr w:type="gramStart"/>
      <w:r w:rsidR="00A4722E">
        <w:rPr>
          <w:rFonts w:eastAsiaTheme="minorEastAsia"/>
        </w:rPr>
        <w:t>th</w:t>
      </w:r>
      <w:proofErr w:type="gramEnd"/>
      <w:r w:rsidR="00A4722E">
        <w:rPr>
          <w:rFonts w:eastAsiaTheme="minorEastAsia"/>
        </w:rPr>
        <w:t xml:space="preserve"> discriminant function measures that the sample </w:t>
      </w:r>
      <w:r w:rsidR="00A4722E">
        <w:rPr>
          <w:rFonts w:eastAsiaTheme="minorEastAsia"/>
        </w:rPr>
        <w:lastRenderedPageBreak/>
        <w:t xml:space="preserve">is included by the </w:t>
      </w:r>
      <m:oMath>
        <m:r>
          <w:rPr>
            <w:rFonts w:ascii="Cambria Math" w:hAnsi="Cambria Math"/>
          </w:rPr>
          <m:t>j</m:t>
        </m:r>
      </m:oMath>
      <w:r w:rsidR="00A4722E">
        <w:rPr>
          <w:rFonts w:eastAsiaTheme="minorEastAsia"/>
        </w:rPr>
        <w:t xml:space="preserve">th class or not. </w:t>
      </w:r>
      <w:r w:rsidR="002F50FB">
        <w:rPr>
          <w:rFonts w:eastAsiaTheme="minorEastAsia"/>
        </w:rPr>
        <w:t xml:space="preserve">The discriminant analysis assumes that the independent variables (here these are the features) follow same normal distribution </w:t>
      </w:r>
      <w:r w:rsidR="001548AF">
        <w:rPr>
          <w:rFonts w:eastAsiaTheme="minorEastAsia"/>
        </w:rPr>
        <w:t>inside the class</w:t>
      </w:r>
      <w:r w:rsidR="002F50FB">
        <w:rPr>
          <w:rFonts w:eastAsiaTheme="minorEastAsia"/>
        </w:rPr>
        <w:t>,</w:t>
      </w:r>
      <w:r w:rsidR="001548AF">
        <w:rPr>
          <w:rFonts w:eastAsiaTheme="minorEastAsia"/>
        </w:rPr>
        <w:t xml:space="preserve"> </w:t>
      </w:r>
      <w:r w:rsidR="00E44ED5">
        <w:rPr>
          <w:rFonts w:eastAsiaTheme="minorEastAsia"/>
        </w:rPr>
        <w:t>but</w:t>
      </w:r>
      <w:r w:rsidR="001548AF">
        <w:rPr>
          <w:rFonts w:eastAsiaTheme="minorEastAsia"/>
        </w:rPr>
        <w:t xml:space="preserve"> </w:t>
      </w:r>
      <w:r w:rsidR="00E44ED5">
        <w:rPr>
          <w:rFonts w:eastAsiaTheme="minorEastAsia"/>
        </w:rPr>
        <w:t xml:space="preserve">they follow different normal distributions </w:t>
      </w:r>
      <w:r w:rsidR="002F50FB">
        <w:rPr>
          <w:rFonts w:eastAsiaTheme="minorEastAsia"/>
        </w:rPr>
        <w:t>among the classes.</w:t>
      </w:r>
      <w:r w:rsidR="001548AF">
        <w:rPr>
          <w:rFonts w:eastAsiaTheme="minorEastAsia"/>
        </w:rPr>
        <w:t xml:space="preserve"> In other words, </w:t>
      </w:r>
      <w:r w:rsidR="0001795D">
        <w:rPr>
          <w:rFonts w:eastAsiaTheme="minorEastAsia"/>
        </w:rPr>
        <w:t>different classes generate</w:t>
      </w:r>
      <w:r w:rsidR="001548AF">
        <w:rPr>
          <w:rFonts w:eastAsiaTheme="minorEastAsia"/>
        </w:rPr>
        <w:t xml:space="preserve"> samples corrupted by different type of normal error.</w:t>
      </w:r>
      <w:r w:rsidR="00CB449B">
        <w:rPr>
          <w:rFonts w:eastAsiaTheme="minorEastAsia"/>
        </w:rPr>
        <w:t xml:space="preserve"> We note here that</w:t>
      </w:r>
      <w:r w:rsidR="00386E33">
        <w:rPr>
          <w:rFonts w:eastAsiaTheme="minorEastAsia"/>
        </w:rPr>
        <w:t xml:space="preserve"> the method has other assumptions. </w:t>
      </w:r>
    </w:p>
    <w:p w:rsidR="00F4278A" w:rsidRDefault="00F84511" w:rsidP="004C1A9C">
      <w:pPr>
        <w:rPr>
          <w:rFonts w:eastAsiaTheme="minorEastAsia"/>
        </w:rPr>
      </w:pPr>
      <w:r>
        <w:rPr>
          <w:rFonts w:eastAsiaTheme="minorEastAsia"/>
        </w:rPr>
        <w:t>During the training phase, the algorithm estimates the coefficient</w:t>
      </w:r>
      <w:r w:rsidR="008361B4">
        <w:rPr>
          <w:rFonts w:eastAsiaTheme="minorEastAsia"/>
        </w:rPr>
        <w:t>s</w:t>
      </w:r>
      <w:r>
        <w:rPr>
          <w:rFonts w:eastAsiaTheme="minorEastAsia"/>
        </w:rPr>
        <w:t xml:space="preserve"> of the discriminant function</w:t>
      </w:r>
      <w:r w:rsidR="00466CBA">
        <w:rPr>
          <w:rFonts w:eastAsiaTheme="minorEastAsia"/>
        </w:rPr>
        <w:t>.</w:t>
      </w:r>
      <w:r w:rsidR="008361B4">
        <w:rPr>
          <w:rFonts w:eastAsiaTheme="minorEastAsia"/>
        </w:rPr>
        <w:t xml:space="preserve"> In the validation phase (i.e. when the classifier is used), the Eq. 6 has to be evaluated</w:t>
      </w:r>
      <w:r w:rsidR="00CB449B">
        <w:rPr>
          <w:rFonts w:eastAsiaTheme="minorEastAsia"/>
        </w:rPr>
        <w:t xml:space="preserve">, which gives us the class prediction. </w:t>
      </w:r>
      <w:r w:rsidR="004E54D1">
        <w:rPr>
          <w:rFonts w:eastAsiaTheme="minorEastAsia"/>
        </w:rPr>
        <w:t xml:space="preserve"> </w:t>
      </w:r>
      <w:r w:rsidR="00F4278A">
        <w:rPr>
          <w:rFonts w:eastAsiaTheme="minorEastAsia"/>
        </w:rPr>
        <w:t>In this study, this classifier is used for land classification. We used the Gaussian parameters and the kurtosis-</w:t>
      </w:r>
      <w:proofErr w:type="spellStart"/>
      <w:r w:rsidR="00F4278A">
        <w:rPr>
          <w:rFonts w:eastAsiaTheme="minorEastAsia"/>
        </w:rPr>
        <w:t>skewness</w:t>
      </w:r>
      <w:proofErr w:type="spellEnd"/>
      <w:r w:rsidR="00F4278A">
        <w:rPr>
          <w:rFonts w:eastAsiaTheme="minorEastAsia"/>
        </w:rPr>
        <w:t xml:space="preserve"> pairs</w:t>
      </w:r>
      <w:r w:rsidR="00531AAF">
        <w:rPr>
          <w:rFonts w:eastAsiaTheme="minorEastAsia"/>
        </w:rPr>
        <w:t xml:space="preserve"> (sum 7 values)</w:t>
      </w:r>
      <w:r w:rsidR="00F4278A">
        <w:rPr>
          <w:rFonts w:eastAsiaTheme="minorEastAsia"/>
        </w:rPr>
        <w:t xml:space="preserve"> as inputs, i.e. the feature vector. </w:t>
      </w:r>
    </w:p>
    <w:p w:rsidR="009476B5" w:rsidRDefault="009476B5" w:rsidP="009476B5">
      <w:pPr>
        <w:pStyle w:val="Heading3"/>
      </w:pPr>
      <w:bookmarkStart w:id="32" w:name="_Ref395962317"/>
      <w:r>
        <w:t>Measuring distance from median waveform</w:t>
      </w:r>
      <w:bookmarkEnd w:id="32"/>
    </w:p>
    <w:p w:rsidR="009476B5" w:rsidRDefault="00EC2A0A" w:rsidP="009476B5">
      <w:r>
        <w:t xml:space="preserve">This method is very simple and efficient in computational sense. </w:t>
      </w:r>
      <w:r w:rsidR="00B35C5C">
        <w:t xml:space="preserve">As it was presented above, each median or average waveform </w:t>
      </w:r>
      <w:r w:rsidR="00092ABD">
        <w:t>represents</w:t>
      </w:r>
      <w:r w:rsidR="00B35C5C">
        <w:t xml:space="preserve"> one class.</w:t>
      </w:r>
      <w:r w:rsidR="00C819FC">
        <w:t xml:space="preserve"> </w:t>
      </w:r>
      <w:r w:rsidR="00B35C5C">
        <w:t xml:space="preserve">The idea is to calculate the distances </w:t>
      </w:r>
      <w:r w:rsidR="002B0B92">
        <w:t xml:space="preserve">between </w:t>
      </w:r>
      <w:r w:rsidR="00B35C5C">
        <w:t>the examined waveforms and the median or the average waveform.</w:t>
      </w:r>
      <w:r w:rsidR="00092ABD">
        <w:t xml:space="preserve"> </w:t>
      </w:r>
      <w:r w:rsidR="002B0B92">
        <w:t xml:space="preserve">The shortest </w:t>
      </w:r>
      <w:r w:rsidR="00A05D24">
        <w:t>distance indicates</w:t>
      </w:r>
      <w:r w:rsidR="002B0B92">
        <w:t xml:space="preserve"> the class. </w:t>
      </w:r>
    </w:p>
    <w:p w:rsidR="00A05D24" w:rsidRDefault="00A05D24" w:rsidP="00A05D24">
      <w:r>
        <w:t>See an example</w:t>
      </w:r>
      <w:r>
        <w:rPr>
          <w:rStyle w:val="FootnoteReference"/>
        </w:rPr>
        <w:footnoteReference w:id="1"/>
      </w:r>
      <w:r>
        <w:t xml:space="preserve"> in</w:t>
      </w:r>
      <w:r w:rsidR="00FE630C">
        <w:t xml:space="preserve"> </w:t>
      </w:r>
      <w:r w:rsidR="00FE630C">
        <w:fldChar w:fldCharType="begin"/>
      </w:r>
      <w:r w:rsidR="00FE630C">
        <w:instrText xml:space="preserve"> REF _Ref395961309 \h </w:instrText>
      </w:r>
      <w:r w:rsidR="00FE630C">
        <w:fldChar w:fldCharType="separate"/>
      </w:r>
      <w:r w:rsidR="00D57947">
        <w:t xml:space="preserve">Table </w:t>
      </w:r>
      <w:r w:rsidR="00D57947">
        <w:rPr>
          <w:noProof/>
        </w:rPr>
        <w:t>14</w:t>
      </w:r>
      <w:r w:rsidR="00FE630C">
        <w:fldChar w:fldCharType="end"/>
      </w:r>
      <w:r>
        <w:t xml:space="preserve">. The sample vector, which we want to classify, is in the first row and the </w:t>
      </w:r>
      <w:r w:rsidR="00920BA1">
        <w:t>median sample vectors</w:t>
      </w:r>
      <w:r>
        <w:t xml:space="preserve"> are in the 2</w:t>
      </w:r>
      <w:r w:rsidRPr="00B72D48">
        <w:rPr>
          <w:vertAlign w:val="superscript"/>
        </w:rPr>
        <w:t>nd</w:t>
      </w:r>
      <w:r>
        <w:t xml:space="preserve"> and 3</w:t>
      </w:r>
      <w:r w:rsidRPr="00B72D48">
        <w:rPr>
          <w:vertAlign w:val="superscript"/>
        </w:rPr>
        <w:t>rd</w:t>
      </w:r>
      <w:r>
        <w:t xml:space="preserve"> line. First, the distance of the samples has to be calculated, this distance can be defined with different metric, and here we use L2 norm (the squared root is the Euclidean distance). Than these distances have to be summarized and the smallest sum indicates the class. In the example, this is Class 1.</w:t>
      </w:r>
    </w:p>
    <w:p w:rsidR="00A07079" w:rsidRDefault="00A07079" w:rsidP="00A05D24"/>
    <w:tbl>
      <w:tblPr>
        <w:tblW w:w="7340" w:type="dxa"/>
        <w:jc w:val="center"/>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328"/>
        <w:gridCol w:w="328"/>
        <w:gridCol w:w="328"/>
        <w:gridCol w:w="328"/>
        <w:gridCol w:w="328"/>
        <w:gridCol w:w="328"/>
        <w:gridCol w:w="328"/>
        <w:gridCol w:w="328"/>
        <w:gridCol w:w="328"/>
        <w:gridCol w:w="328"/>
        <w:gridCol w:w="1280"/>
      </w:tblGrid>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p>
        </w:tc>
        <w:tc>
          <w:tcPr>
            <w:tcW w:w="3280" w:type="dxa"/>
            <w:gridSpan w:val="10"/>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b/>
                <w:color w:val="000000"/>
              </w:rPr>
            </w:pPr>
            <w:r w:rsidRPr="003D3C6A">
              <w:rPr>
                <w:rFonts w:ascii="Calibri" w:eastAsia="Times New Roman" w:hAnsi="Calibri" w:cs="Times New Roman"/>
                <w:b/>
                <w:color w:val="000000"/>
              </w:rPr>
              <w:t>Samples</w:t>
            </w:r>
          </w:p>
        </w:tc>
        <w:tc>
          <w:tcPr>
            <w:tcW w:w="1280"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b/>
                <w:color w:val="000000"/>
              </w:rPr>
            </w:pPr>
            <w:r w:rsidRPr="003D3C6A">
              <w:rPr>
                <w:rFonts w:ascii="Calibri" w:eastAsia="Times New Roman" w:hAnsi="Calibri" w:cs="Times New Roman"/>
                <w:b/>
                <w:color w:val="000000"/>
              </w:rPr>
              <w:t>Sum</w:t>
            </w: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Sample vector</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2</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5</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6</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8</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6</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2</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1280" w:type="dxa"/>
            <w:vMerge w:val="restart"/>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color w:val="000000"/>
              </w:rPr>
            </w:pP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05D24">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 xml:space="preserve">Class 1 </w:t>
            </w:r>
            <w:r>
              <w:rPr>
                <w:rFonts w:ascii="Calibri" w:eastAsia="Times New Roman" w:hAnsi="Calibri" w:cs="Times New Roman"/>
                <w:b/>
                <w:color w:val="000000"/>
              </w:rPr>
              <w:t>median waveform</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3</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6</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9</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7</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3</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2</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1280" w:type="dxa"/>
            <w:vMerge/>
            <w:vAlign w:val="center"/>
            <w:hideMark/>
          </w:tcPr>
          <w:p w:rsidR="00A05D24" w:rsidRPr="003D3C6A" w:rsidRDefault="00A05D24" w:rsidP="00AB460B">
            <w:pPr>
              <w:spacing w:after="0" w:line="240" w:lineRule="auto"/>
              <w:jc w:val="left"/>
              <w:rPr>
                <w:rFonts w:ascii="Calibri" w:eastAsia="Times New Roman" w:hAnsi="Calibri" w:cs="Times New Roman"/>
                <w:color w:val="000000"/>
              </w:rPr>
            </w:pP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 xml:space="preserve">Class 1 </w:t>
            </w:r>
            <w:r>
              <w:rPr>
                <w:rFonts w:ascii="Calibri" w:eastAsia="Times New Roman" w:hAnsi="Calibri" w:cs="Times New Roman"/>
                <w:b/>
                <w:color w:val="000000"/>
              </w:rPr>
              <w:t>median waveform</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6</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7</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9</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8</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5</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rPr>
            </w:pPr>
            <w:r w:rsidRPr="003D3C6A">
              <w:rPr>
                <w:rFonts w:ascii="Calibri" w:eastAsia="Times New Roman" w:hAnsi="Calibri" w:cs="Times New Roman"/>
                <w:i/>
                <w:iCs/>
              </w:rPr>
              <w:t>1</w:t>
            </w:r>
          </w:p>
        </w:tc>
        <w:tc>
          <w:tcPr>
            <w:tcW w:w="1280" w:type="dxa"/>
            <w:vMerge/>
            <w:vAlign w:val="center"/>
            <w:hideMark/>
          </w:tcPr>
          <w:p w:rsidR="00A05D24" w:rsidRPr="003D3C6A" w:rsidRDefault="00A05D24" w:rsidP="00AB460B">
            <w:pPr>
              <w:spacing w:after="0" w:line="240" w:lineRule="auto"/>
              <w:jc w:val="left"/>
              <w:rPr>
                <w:rFonts w:ascii="Calibri" w:eastAsia="Times New Roman" w:hAnsi="Calibri" w:cs="Times New Roman"/>
                <w:color w:val="000000"/>
              </w:rPr>
            </w:pP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Distance from Class 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1280"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b/>
                <w:bCs/>
                <w:color w:val="000000"/>
                <w:u w:val="single"/>
              </w:rPr>
            </w:pPr>
            <w:r w:rsidRPr="003D3C6A">
              <w:rPr>
                <w:rFonts w:ascii="Calibri" w:eastAsia="Times New Roman" w:hAnsi="Calibri" w:cs="Times New Roman"/>
                <w:b/>
                <w:bCs/>
                <w:color w:val="000000"/>
                <w:u w:val="single"/>
              </w:rPr>
              <w:t>16</w:t>
            </w:r>
          </w:p>
        </w:tc>
      </w:tr>
      <w:tr w:rsidR="00A05D24" w:rsidRPr="003D3C6A" w:rsidTr="00A05D24">
        <w:trPr>
          <w:trHeight w:val="300"/>
          <w:jc w:val="center"/>
        </w:trPr>
        <w:tc>
          <w:tcPr>
            <w:tcW w:w="2780" w:type="dxa"/>
            <w:shd w:val="clear" w:color="auto" w:fill="auto"/>
            <w:noWrap/>
            <w:vAlign w:val="bottom"/>
            <w:hideMark/>
          </w:tcPr>
          <w:p w:rsidR="00A05D24" w:rsidRPr="003D3C6A" w:rsidRDefault="00A05D24" w:rsidP="00AB460B">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Distance from Class 2</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1</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4</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9</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328" w:type="dxa"/>
            <w:shd w:val="clear" w:color="auto" w:fill="auto"/>
            <w:noWrap/>
            <w:vAlign w:val="bottom"/>
            <w:hideMark/>
          </w:tcPr>
          <w:p w:rsidR="00A05D24" w:rsidRPr="003D3C6A" w:rsidRDefault="00A05D24" w:rsidP="00AB460B">
            <w:pPr>
              <w:spacing w:after="0" w:line="240" w:lineRule="auto"/>
              <w:jc w:val="center"/>
              <w:rPr>
                <w:rFonts w:ascii="Calibri" w:eastAsia="Times New Roman" w:hAnsi="Calibri" w:cs="Times New Roman"/>
                <w:i/>
                <w:iCs/>
                <w:color w:val="000000"/>
              </w:rPr>
            </w:pPr>
            <w:r w:rsidRPr="003D3C6A">
              <w:rPr>
                <w:rFonts w:ascii="Calibri" w:eastAsia="Times New Roman" w:hAnsi="Calibri" w:cs="Times New Roman"/>
                <w:i/>
                <w:iCs/>
                <w:color w:val="000000"/>
              </w:rPr>
              <w:t>0</w:t>
            </w:r>
          </w:p>
        </w:tc>
        <w:tc>
          <w:tcPr>
            <w:tcW w:w="1280" w:type="dxa"/>
            <w:shd w:val="clear" w:color="auto" w:fill="auto"/>
            <w:noWrap/>
            <w:vAlign w:val="bottom"/>
            <w:hideMark/>
          </w:tcPr>
          <w:p w:rsidR="00A05D24" w:rsidRPr="003D3C6A" w:rsidRDefault="00A05D24" w:rsidP="00F163AB">
            <w:pPr>
              <w:keepNext/>
              <w:spacing w:after="0" w:line="240" w:lineRule="auto"/>
              <w:jc w:val="center"/>
              <w:rPr>
                <w:rFonts w:ascii="Calibri" w:eastAsia="Times New Roman" w:hAnsi="Calibri" w:cs="Times New Roman"/>
                <w:color w:val="000000"/>
              </w:rPr>
            </w:pPr>
            <w:r w:rsidRPr="003D3C6A">
              <w:rPr>
                <w:rFonts w:ascii="Calibri" w:eastAsia="Times New Roman" w:hAnsi="Calibri" w:cs="Times New Roman"/>
                <w:color w:val="000000"/>
              </w:rPr>
              <w:t>20</w:t>
            </w:r>
          </w:p>
        </w:tc>
      </w:tr>
    </w:tbl>
    <w:p w:rsidR="00F163AB" w:rsidRDefault="00F163AB" w:rsidP="00F163AB">
      <w:pPr>
        <w:pStyle w:val="Caption"/>
        <w:jc w:val="center"/>
      </w:pPr>
      <w:r>
        <w:t xml:space="preserve">Table </w:t>
      </w:r>
      <w:r w:rsidR="00603FA5">
        <w:fldChar w:fldCharType="begin"/>
      </w:r>
      <w:r w:rsidR="00603FA5">
        <w:instrText xml:space="preserve"> SEQ Table \* ARABIC </w:instrText>
      </w:r>
      <w:r w:rsidR="00603FA5">
        <w:fldChar w:fldCharType="separate"/>
      </w:r>
      <w:r w:rsidR="00D57947">
        <w:rPr>
          <w:noProof/>
        </w:rPr>
        <w:t>5</w:t>
      </w:r>
      <w:r w:rsidR="00603FA5">
        <w:rPr>
          <w:noProof/>
        </w:rPr>
        <w:fldChar w:fldCharType="end"/>
      </w:r>
      <w:r w:rsidRPr="00F163AB">
        <w:t xml:space="preserve"> </w:t>
      </w:r>
      <w:r>
        <w:t xml:space="preserve">Example </w:t>
      </w:r>
      <w:r>
        <w:rPr>
          <w:noProof/>
        </w:rPr>
        <w:t>calculataion to decide the class of a sample vector with L2 norm</w:t>
      </w:r>
    </w:p>
    <w:p w:rsidR="00215A57" w:rsidRDefault="00215A57" w:rsidP="00215A57">
      <w:r>
        <w:lastRenderedPageBreak/>
        <w:t>In the other approach, we can use the maximum norm, instead of L2 norm. The usage of this norm can be suggested by it</w:t>
      </w:r>
      <w:r w:rsidR="00D4717E">
        <w:t>s</w:t>
      </w:r>
      <w:r>
        <w:t xml:space="preserve"> robustness and </w:t>
      </w:r>
      <w:r w:rsidR="00D4717E">
        <w:t>its</w:t>
      </w:r>
      <w:r>
        <w:t xml:space="preserve"> connection with </w:t>
      </w:r>
      <w:r w:rsidR="0030234F">
        <w:t xml:space="preserve">other </w:t>
      </w:r>
      <w:r>
        <w:t xml:space="preserve">statistical assumptions (Kolmogorov-Smirnov distance). </w:t>
      </w:r>
      <w:r w:rsidR="00D4717E">
        <w:t xml:space="preserve">In </w:t>
      </w:r>
      <w:r w:rsidR="0030234F">
        <w:t xml:space="preserve">this case that class will be selected </w:t>
      </w:r>
      <w:r w:rsidR="004563F8">
        <w:t>of</w:t>
      </w:r>
      <w:r w:rsidR="001924E5">
        <w:t xml:space="preserve"> which</w:t>
      </w:r>
      <w:r w:rsidR="0030234F">
        <w:t xml:space="preserve"> maximum distance between the </w:t>
      </w:r>
      <w:r w:rsidR="004563F8">
        <w:t xml:space="preserve">sample and the median </w:t>
      </w:r>
      <w:r w:rsidR="00FE630C">
        <w:t>waveform is</w:t>
      </w:r>
      <w:r w:rsidR="0030234F">
        <w:t xml:space="preserve"> minimal. </w:t>
      </w:r>
      <w:r w:rsidR="00FE630C">
        <w:fldChar w:fldCharType="begin"/>
      </w:r>
      <w:r w:rsidR="00FE630C">
        <w:instrText xml:space="preserve"> REF _Ref396049026 \h </w:instrText>
      </w:r>
      <w:r w:rsidR="00FE630C">
        <w:fldChar w:fldCharType="separate"/>
      </w:r>
      <w:r w:rsidR="00D57947">
        <w:t xml:space="preserve">Table </w:t>
      </w:r>
      <w:r w:rsidR="00D57947">
        <w:rPr>
          <w:noProof/>
        </w:rPr>
        <w:t>6</w:t>
      </w:r>
      <w:r w:rsidR="00FE630C">
        <w:fldChar w:fldCharType="end"/>
      </w:r>
      <w:r w:rsidR="00FE630C">
        <w:t xml:space="preserve"> shows an example calculation</w:t>
      </w:r>
      <w:r w:rsidR="007C5536">
        <w:t>.</w:t>
      </w:r>
    </w:p>
    <w:tbl>
      <w:tblPr>
        <w:tblW w:w="7340" w:type="dxa"/>
        <w:jc w:val="center"/>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328"/>
        <w:gridCol w:w="328"/>
        <w:gridCol w:w="328"/>
        <w:gridCol w:w="328"/>
        <w:gridCol w:w="328"/>
        <w:gridCol w:w="328"/>
        <w:gridCol w:w="328"/>
        <w:gridCol w:w="328"/>
        <w:gridCol w:w="328"/>
        <w:gridCol w:w="328"/>
        <w:gridCol w:w="1280"/>
      </w:tblGrid>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p>
        </w:tc>
        <w:tc>
          <w:tcPr>
            <w:tcW w:w="3280" w:type="dxa"/>
            <w:gridSpan w:val="10"/>
            <w:shd w:val="clear" w:color="auto" w:fill="auto"/>
            <w:noWrap/>
            <w:vAlign w:val="bottom"/>
            <w:hideMark/>
          </w:tcPr>
          <w:p w:rsidR="00A61AE5" w:rsidRPr="003D3C6A" w:rsidRDefault="00A61AE5" w:rsidP="003F5E42">
            <w:pPr>
              <w:spacing w:after="0" w:line="240" w:lineRule="auto"/>
              <w:jc w:val="center"/>
              <w:rPr>
                <w:rFonts w:ascii="Calibri" w:eastAsia="Times New Roman" w:hAnsi="Calibri" w:cs="Times New Roman"/>
                <w:b/>
                <w:color w:val="000000"/>
              </w:rPr>
            </w:pPr>
            <w:r w:rsidRPr="003D3C6A">
              <w:rPr>
                <w:rFonts w:ascii="Calibri" w:eastAsia="Times New Roman" w:hAnsi="Calibri" w:cs="Times New Roman"/>
                <w:b/>
                <w:color w:val="000000"/>
              </w:rPr>
              <w:t>Samples</w:t>
            </w:r>
          </w:p>
        </w:tc>
        <w:tc>
          <w:tcPr>
            <w:tcW w:w="1280" w:type="dxa"/>
            <w:shd w:val="clear" w:color="auto" w:fill="auto"/>
            <w:noWrap/>
            <w:vAlign w:val="bottom"/>
            <w:hideMark/>
          </w:tcPr>
          <w:p w:rsidR="00A61AE5" w:rsidRPr="003D3C6A" w:rsidRDefault="00A61AE5" w:rsidP="003F5E42">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Max</w:t>
            </w: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Sample vector</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5</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6</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8</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6</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1280" w:type="dxa"/>
            <w:vMerge w:val="restart"/>
            <w:shd w:val="clear" w:color="auto" w:fill="auto"/>
            <w:noWrap/>
            <w:vAlign w:val="bottom"/>
            <w:hideMark/>
          </w:tcPr>
          <w:p w:rsidR="00A61AE5" w:rsidRPr="003D3C6A" w:rsidRDefault="00A61AE5" w:rsidP="003F5E42">
            <w:pPr>
              <w:spacing w:after="0" w:line="240" w:lineRule="auto"/>
              <w:jc w:val="center"/>
              <w:rPr>
                <w:rFonts w:ascii="Calibri" w:eastAsia="Times New Roman" w:hAnsi="Calibri" w:cs="Times New Roman"/>
                <w:color w:val="000000"/>
              </w:rPr>
            </w:pP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 xml:space="preserve">Class 1 </w:t>
            </w:r>
            <w:r>
              <w:rPr>
                <w:rFonts w:ascii="Calibri" w:eastAsia="Times New Roman" w:hAnsi="Calibri" w:cs="Times New Roman"/>
                <w:b/>
                <w:color w:val="000000"/>
              </w:rPr>
              <w:t>median waveform</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3</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6</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9</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7</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4</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3</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1280" w:type="dxa"/>
            <w:vMerge/>
            <w:vAlign w:val="center"/>
            <w:hideMark/>
          </w:tcPr>
          <w:p w:rsidR="00A61AE5" w:rsidRPr="003D3C6A" w:rsidRDefault="00A61AE5" w:rsidP="003F5E42">
            <w:pPr>
              <w:spacing w:after="0" w:line="240" w:lineRule="auto"/>
              <w:jc w:val="left"/>
              <w:rPr>
                <w:rFonts w:ascii="Calibri" w:eastAsia="Times New Roman" w:hAnsi="Calibri" w:cs="Times New Roman"/>
                <w:color w:val="000000"/>
              </w:rPr>
            </w:pP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 xml:space="preserve">Class 1 </w:t>
            </w:r>
            <w:r>
              <w:rPr>
                <w:rFonts w:ascii="Calibri" w:eastAsia="Times New Roman" w:hAnsi="Calibri" w:cs="Times New Roman"/>
                <w:b/>
                <w:color w:val="000000"/>
              </w:rPr>
              <w:t>median waveform</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4</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6</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7</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9</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8</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5</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rPr>
            </w:pPr>
            <w:r w:rsidRPr="00A61AE5">
              <w:rPr>
                <w:rFonts w:ascii="Calibri" w:eastAsia="Times New Roman" w:hAnsi="Calibri" w:cs="Times New Roman"/>
                <w:i/>
                <w:iCs/>
              </w:rPr>
              <w:t>1</w:t>
            </w:r>
          </w:p>
        </w:tc>
        <w:tc>
          <w:tcPr>
            <w:tcW w:w="1280" w:type="dxa"/>
            <w:vMerge/>
            <w:vAlign w:val="center"/>
            <w:hideMark/>
          </w:tcPr>
          <w:p w:rsidR="00A61AE5" w:rsidRPr="003D3C6A" w:rsidRDefault="00A61AE5" w:rsidP="003F5E42">
            <w:pPr>
              <w:spacing w:after="0" w:line="240" w:lineRule="auto"/>
              <w:jc w:val="left"/>
              <w:rPr>
                <w:rFonts w:ascii="Calibri" w:eastAsia="Times New Roman" w:hAnsi="Calibri" w:cs="Times New Roman"/>
                <w:color w:val="000000"/>
              </w:rPr>
            </w:pP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Distance from Class 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1280" w:type="dxa"/>
            <w:shd w:val="clear" w:color="auto" w:fill="auto"/>
            <w:noWrap/>
            <w:vAlign w:val="bottom"/>
            <w:hideMark/>
          </w:tcPr>
          <w:p w:rsidR="00A61AE5" w:rsidRPr="003D3C6A" w:rsidRDefault="00A61AE5" w:rsidP="003F5E42">
            <w:pPr>
              <w:spacing w:after="0" w:line="240" w:lineRule="auto"/>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2</w:t>
            </w:r>
          </w:p>
        </w:tc>
      </w:tr>
      <w:tr w:rsidR="00A61AE5" w:rsidRPr="003D3C6A" w:rsidTr="003F5E42">
        <w:trPr>
          <w:trHeight w:val="300"/>
          <w:jc w:val="center"/>
        </w:trPr>
        <w:tc>
          <w:tcPr>
            <w:tcW w:w="2780" w:type="dxa"/>
            <w:shd w:val="clear" w:color="auto" w:fill="auto"/>
            <w:noWrap/>
            <w:vAlign w:val="bottom"/>
            <w:hideMark/>
          </w:tcPr>
          <w:p w:rsidR="00A61AE5" w:rsidRPr="003D3C6A" w:rsidRDefault="00A61AE5" w:rsidP="003F5E42">
            <w:pPr>
              <w:spacing w:after="0" w:line="240" w:lineRule="auto"/>
              <w:jc w:val="left"/>
              <w:rPr>
                <w:rFonts w:ascii="Calibri" w:eastAsia="Times New Roman" w:hAnsi="Calibri" w:cs="Times New Roman"/>
                <w:b/>
                <w:color w:val="000000"/>
              </w:rPr>
            </w:pPr>
            <w:r w:rsidRPr="003D3C6A">
              <w:rPr>
                <w:rFonts w:ascii="Calibri" w:eastAsia="Times New Roman" w:hAnsi="Calibri" w:cs="Times New Roman"/>
                <w:b/>
                <w:color w:val="000000"/>
              </w:rPr>
              <w:t>Distance from Class 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1</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2</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3</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328" w:type="dxa"/>
            <w:shd w:val="clear" w:color="auto" w:fill="auto"/>
            <w:noWrap/>
            <w:vAlign w:val="bottom"/>
            <w:hideMark/>
          </w:tcPr>
          <w:p w:rsidR="00A61AE5" w:rsidRPr="00A61AE5" w:rsidRDefault="00A61AE5" w:rsidP="003F5E42">
            <w:pPr>
              <w:spacing w:after="0" w:line="240" w:lineRule="auto"/>
              <w:jc w:val="center"/>
              <w:rPr>
                <w:rFonts w:ascii="Calibri" w:eastAsia="Times New Roman" w:hAnsi="Calibri" w:cs="Times New Roman"/>
                <w:i/>
                <w:iCs/>
                <w:color w:val="000000"/>
              </w:rPr>
            </w:pPr>
            <w:r w:rsidRPr="00A61AE5">
              <w:rPr>
                <w:rFonts w:ascii="Calibri" w:eastAsia="Times New Roman" w:hAnsi="Calibri" w:cs="Times New Roman"/>
                <w:i/>
                <w:iCs/>
                <w:color w:val="000000"/>
              </w:rPr>
              <w:t>0</w:t>
            </w:r>
          </w:p>
        </w:tc>
        <w:tc>
          <w:tcPr>
            <w:tcW w:w="1280" w:type="dxa"/>
            <w:shd w:val="clear" w:color="auto" w:fill="auto"/>
            <w:noWrap/>
            <w:vAlign w:val="bottom"/>
            <w:hideMark/>
          </w:tcPr>
          <w:p w:rsidR="00A61AE5" w:rsidRPr="003D3C6A" w:rsidRDefault="00A61AE5" w:rsidP="00F163AB">
            <w:pPr>
              <w:keepNext/>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r>
    </w:tbl>
    <w:p w:rsidR="00A61AE5" w:rsidRDefault="00F163AB" w:rsidP="00F163AB">
      <w:pPr>
        <w:pStyle w:val="Caption"/>
        <w:jc w:val="center"/>
      </w:pPr>
      <w:bookmarkStart w:id="33" w:name="_Ref396049026"/>
      <w:r>
        <w:t xml:space="preserve">Table </w:t>
      </w:r>
      <w:r w:rsidR="00603FA5">
        <w:fldChar w:fldCharType="begin"/>
      </w:r>
      <w:r w:rsidR="00603FA5">
        <w:instrText xml:space="preserve"> SEQ Table \* ARABIC </w:instrText>
      </w:r>
      <w:r w:rsidR="00603FA5">
        <w:fldChar w:fldCharType="separate"/>
      </w:r>
      <w:r w:rsidR="00D57947">
        <w:rPr>
          <w:noProof/>
        </w:rPr>
        <w:t>6</w:t>
      </w:r>
      <w:r w:rsidR="00603FA5">
        <w:rPr>
          <w:noProof/>
        </w:rPr>
        <w:fldChar w:fldCharType="end"/>
      </w:r>
      <w:bookmarkEnd w:id="33"/>
      <w:r w:rsidRPr="00F163AB">
        <w:t xml:space="preserve"> </w:t>
      </w:r>
      <w:r>
        <w:t xml:space="preserve">Example </w:t>
      </w:r>
      <w:r>
        <w:rPr>
          <w:noProof/>
        </w:rPr>
        <w:t>calculataion to decide the class of a sample vector with maximum norm</w:t>
      </w:r>
    </w:p>
    <w:p w:rsidR="00A61AE5" w:rsidRDefault="00A61AE5" w:rsidP="00215A57"/>
    <w:p w:rsidR="00A61AE5" w:rsidRPr="00215A57" w:rsidRDefault="00A61AE5" w:rsidP="00215A57"/>
    <w:p w:rsidR="00417286" w:rsidRDefault="00850C86" w:rsidP="00850C86">
      <w:pPr>
        <w:pStyle w:val="Heading3"/>
      </w:pPr>
      <w:r>
        <w:t>Feed forward n</w:t>
      </w:r>
      <w:r w:rsidR="008B6486">
        <w:t>eural networks</w:t>
      </w:r>
    </w:p>
    <w:p w:rsidR="003C4C71" w:rsidRDefault="003C4C71" w:rsidP="00417286">
      <w:r w:rsidRPr="003C4C71">
        <w:t xml:space="preserve">The feed forward neural network </w:t>
      </w:r>
      <w:r>
        <w:t>is a general</w:t>
      </w:r>
      <w:r w:rsidR="000A292A">
        <w:t xml:space="preserve"> type of</w:t>
      </w:r>
      <w:r>
        <w:t xml:space="preserve"> neural network which can be used for </w:t>
      </w:r>
      <w:r w:rsidR="001B6844">
        <w:t xml:space="preserve">regression, classification, pattern recognition, etc. </w:t>
      </w:r>
      <w:r w:rsidR="008857AC">
        <w:t>In this study, the feed forward networks are used as pattern recognition</w:t>
      </w:r>
      <w:r w:rsidR="00F04F25">
        <w:t xml:space="preserve"> </w:t>
      </w:r>
      <w:r w:rsidR="00AD4F59">
        <w:t>tool;</w:t>
      </w:r>
      <w:r w:rsidR="008857AC">
        <w:t xml:space="preserve"> because </w:t>
      </w:r>
      <w:r w:rsidR="00F04F25">
        <w:t xml:space="preserve">we </w:t>
      </w:r>
      <w:r w:rsidR="009C23E1">
        <w:t xml:space="preserve">expect that the waveform similarities can be recognized. That’s </w:t>
      </w:r>
      <w:proofErr w:type="gramStart"/>
      <w:r w:rsidR="009C23E1">
        <w:t>why,</w:t>
      </w:r>
      <w:proofErr w:type="gramEnd"/>
      <w:r w:rsidR="009C23E1">
        <w:t xml:space="preserve"> </w:t>
      </w:r>
      <w:r w:rsidR="008857AC">
        <w:t xml:space="preserve">the inputs of the network are the </w:t>
      </w:r>
      <w:r w:rsidR="000675E3">
        <w:t xml:space="preserve">translated </w:t>
      </w:r>
      <w:r w:rsidR="008857AC">
        <w:t>sample vectors.</w:t>
      </w:r>
      <w:r w:rsidR="007260EF">
        <w:t xml:space="preserve"> </w:t>
      </w:r>
      <w:r w:rsidR="00F90650">
        <w:t>We do not put all of the 60 samples on the input</w:t>
      </w:r>
      <w:r w:rsidR="00B110E8">
        <w:t xml:space="preserve"> (i.e. the length of the sample vectors)</w:t>
      </w:r>
      <w:r w:rsidR="00F90650">
        <w:t>, but between the 10</w:t>
      </w:r>
      <w:r w:rsidR="00F90650" w:rsidRPr="00F90650">
        <w:rPr>
          <w:vertAlign w:val="superscript"/>
        </w:rPr>
        <w:t>th</w:t>
      </w:r>
      <w:r w:rsidR="00F90650">
        <w:t xml:space="preserve"> and 40</w:t>
      </w:r>
      <w:r w:rsidR="00F90650" w:rsidRPr="00F90650">
        <w:rPr>
          <w:vertAlign w:val="superscript"/>
        </w:rPr>
        <w:t>th</w:t>
      </w:r>
      <w:r w:rsidR="00F90650">
        <w:t xml:space="preserve"> </w:t>
      </w:r>
      <w:r w:rsidR="00B110E8">
        <w:t>indices</w:t>
      </w:r>
      <w:r w:rsidR="00F90650">
        <w:t xml:space="preserve"> to reduce the problem complexity, thus 31 input features are appeared. </w:t>
      </w:r>
      <w:r w:rsidR="00283EB2">
        <w:t>We used t</w:t>
      </w:r>
      <w:r w:rsidR="00020D22">
        <w:t xml:space="preserve">he </w:t>
      </w:r>
      <w:proofErr w:type="spellStart"/>
      <w:r w:rsidR="00020D22">
        <w:t>Matlab</w:t>
      </w:r>
      <w:proofErr w:type="spellEnd"/>
      <w:r w:rsidR="00020D22">
        <w:t xml:space="preserve"> built-in feed forward network</w:t>
      </w:r>
      <w:r w:rsidR="00D00660">
        <w:t xml:space="preserve"> (</w:t>
      </w:r>
      <w:proofErr w:type="spellStart"/>
      <w:r w:rsidR="00D00660" w:rsidRPr="00D00660">
        <w:rPr>
          <w:i/>
        </w:rPr>
        <w:t>patternnet</w:t>
      </w:r>
      <w:proofErr w:type="spellEnd"/>
      <w:r w:rsidR="00D00660">
        <w:t>)</w:t>
      </w:r>
      <w:r w:rsidR="008F566B">
        <w:t xml:space="preserve">, which was especially developed for </w:t>
      </w:r>
      <w:r w:rsidR="00020D22">
        <w:t xml:space="preserve">pattern </w:t>
      </w:r>
      <w:r w:rsidR="009E6626">
        <w:t>recognition</w:t>
      </w:r>
      <w:r w:rsidR="00AB0BBD">
        <w:t xml:space="preserve">. </w:t>
      </w:r>
      <w:r w:rsidR="00CD4ACD">
        <w:t>2 hidden layer</w:t>
      </w:r>
      <w:r w:rsidR="00455D1B">
        <w:t>s</w:t>
      </w:r>
      <w:r w:rsidR="00CD4ACD">
        <w:t xml:space="preserve"> are applied with 5 and 10 neurons, respectively</w:t>
      </w:r>
      <w:r w:rsidR="00201FBA">
        <w:t>.</w:t>
      </w:r>
      <w:r w:rsidR="00CD4ACD">
        <w:t xml:space="preserve"> </w:t>
      </w:r>
      <w:r w:rsidR="00455D1B">
        <w:t xml:space="preserve">However we tested other </w:t>
      </w:r>
      <w:r w:rsidR="0025379E">
        <w:t xml:space="preserve">hidden layer </w:t>
      </w:r>
      <w:r w:rsidR="00455D1B">
        <w:t xml:space="preserve">and neuron configurations, the results showed that this arrangement had a best performance. </w:t>
      </w:r>
      <w:r w:rsidR="00AB0BBD">
        <w:t>T</w:t>
      </w:r>
      <w:r w:rsidR="009C23E1">
        <w:t>he activation functions are sigmoid-typed</w:t>
      </w:r>
      <w:r w:rsidR="00590C73">
        <w:t xml:space="preserve"> in the hidden layers,</w:t>
      </w:r>
      <w:r w:rsidR="006F134D">
        <w:t xml:space="preserve"> and</w:t>
      </w:r>
      <w:r w:rsidR="00590C73">
        <w:t xml:space="preserve"> the performance was measured by cross-entropy. </w:t>
      </w:r>
    </w:p>
    <w:p w:rsidR="00C05284" w:rsidRDefault="00F90650" w:rsidP="00C05284">
      <w:pPr>
        <w:keepNext/>
      </w:pPr>
      <w:r>
        <w:rPr>
          <w:noProof/>
        </w:rPr>
        <w:lastRenderedPageBreak/>
        <w:drawing>
          <wp:inline distT="0" distB="0" distL="0" distR="0" wp14:anchorId="1EBDD68D" wp14:editId="73DCA115">
            <wp:extent cx="59436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rsidR="00F90650" w:rsidRDefault="00C05284" w:rsidP="00C05284">
      <w:pPr>
        <w:pStyle w:val="Caption"/>
        <w:jc w:val="center"/>
      </w:pPr>
      <w:r>
        <w:t xml:space="preserve">Figure </w:t>
      </w:r>
      <w:r w:rsidR="00603FA5">
        <w:fldChar w:fldCharType="begin"/>
      </w:r>
      <w:r w:rsidR="00603FA5">
        <w:instrText xml:space="preserve"> SEQ Figure \* ARABIC </w:instrText>
      </w:r>
      <w:r w:rsidR="00603FA5">
        <w:fldChar w:fldCharType="separate"/>
      </w:r>
      <w:r w:rsidR="00D57947">
        <w:rPr>
          <w:noProof/>
        </w:rPr>
        <w:t>9</w:t>
      </w:r>
      <w:r w:rsidR="00603FA5">
        <w:rPr>
          <w:noProof/>
        </w:rPr>
        <w:fldChar w:fldCharType="end"/>
      </w:r>
      <w:r>
        <w:t xml:space="preserve"> </w:t>
      </w:r>
      <w:proofErr w:type="gramStart"/>
      <w:r>
        <w:t>The</w:t>
      </w:r>
      <w:proofErr w:type="gramEnd"/>
      <w:r>
        <w:t xml:space="preserve"> </w:t>
      </w:r>
      <w:r w:rsidR="00940350">
        <w:t>configuration</w:t>
      </w:r>
      <w:r>
        <w:t xml:space="preserve"> of the pattern recognition neural network</w:t>
      </w:r>
    </w:p>
    <w:p w:rsidR="00B4718C" w:rsidRDefault="00B110E8" w:rsidP="00417286">
      <w:r>
        <w:t xml:space="preserve">The </w:t>
      </w:r>
      <w:r w:rsidR="0005445B">
        <w:t xml:space="preserve">number of output depends on the number of the classes. If there </w:t>
      </w:r>
      <w:r w:rsidR="004C45F2">
        <w:t>are</w:t>
      </w:r>
      <w:r w:rsidR="0005445B">
        <w:t xml:space="preserve"> two classes, the output </w:t>
      </w:r>
      <w:r w:rsidR="00955FDE">
        <w:t xml:space="preserve">is 1 or 0, which </w:t>
      </w:r>
      <w:r w:rsidR="0005445B">
        <w:t xml:space="preserve">indicates that the sample on the input belongs to the Class 1 or </w:t>
      </w:r>
      <w:r w:rsidR="00C81532">
        <w:t>not</w:t>
      </w:r>
      <w:r w:rsidR="0005445B">
        <w:t>.</w:t>
      </w:r>
      <w:r w:rsidR="00182D55">
        <w:t xml:space="preserve"> In this study, this type of network </w:t>
      </w:r>
      <w:r w:rsidR="00EC37FA">
        <w:t xml:space="preserve">is </w:t>
      </w:r>
      <w:r w:rsidR="00182D55">
        <w:t>use</w:t>
      </w:r>
      <w:r w:rsidR="00EC37FA">
        <w:t>d</w:t>
      </w:r>
      <w:r w:rsidR="00182D55">
        <w:t xml:space="preserve"> </w:t>
      </w:r>
      <w:r w:rsidR="00EC37FA">
        <w:t xml:space="preserve">with </w:t>
      </w:r>
      <w:r w:rsidR="00182D55">
        <w:t xml:space="preserve">2 classes in the </w:t>
      </w:r>
      <w:r w:rsidR="00EC37FA">
        <w:fldChar w:fldCharType="begin"/>
      </w:r>
      <w:r w:rsidR="00EC37FA">
        <w:instrText xml:space="preserve"> REF _Ref395956920 \h </w:instrText>
      </w:r>
      <w:r w:rsidR="00EC37FA">
        <w:fldChar w:fldCharType="separate"/>
      </w:r>
      <w:r w:rsidR="00D57947">
        <w:t>Examination 1: Roof</w:t>
      </w:r>
      <w:r w:rsidR="00EC37FA">
        <w:fldChar w:fldCharType="end"/>
      </w:r>
      <w:r w:rsidR="00EC37FA">
        <w:t xml:space="preserve"> </w:t>
      </w:r>
      <w:r w:rsidR="00182D55">
        <w:t>section.</w:t>
      </w:r>
      <w:r w:rsidR="00C85B39">
        <w:t xml:space="preserve"> </w:t>
      </w:r>
      <w:r w:rsidR="00B4718C">
        <w:t>In the training process, the N number of sample vectors of 31 samples (input is Nx31) are used with their predetermined classes</w:t>
      </w:r>
      <w:r w:rsidR="001177BC">
        <w:t xml:space="preserve"> on the outputs</w:t>
      </w:r>
      <w:r w:rsidR="00C85B39">
        <w:t xml:space="preserve"> (Nx1)</w:t>
      </w:r>
      <w:r w:rsidR="00B4718C">
        <w:t xml:space="preserve">. After calculating the networks, the </w:t>
      </w:r>
      <w:r w:rsidR="00C85B39">
        <w:t xml:space="preserve">validation will be executed on </w:t>
      </w:r>
      <w:r w:rsidR="00EF4D56">
        <w:t>M number of sample vectors</w:t>
      </w:r>
      <w:r w:rsidR="00C85B39">
        <w:t xml:space="preserve"> (Mx31). </w:t>
      </w:r>
    </w:p>
    <w:p w:rsidR="00025072" w:rsidRDefault="00025072" w:rsidP="00417286">
      <w:r>
        <w:t xml:space="preserve">In order to prove the </w:t>
      </w:r>
      <w:r w:rsidR="009D353C">
        <w:t>ability of the feed forward neural networks for classifying the waveforms</w:t>
      </w:r>
      <w:r w:rsidR="0024233F">
        <w:t xml:space="preserve"> as pattern recognition problem</w:t>
      </w:r>
      <w:r>
        <w:t xml:space="preserve">, we present a simulation </w:t>
      </w:r>
      <w:r w:rsidR="00E154F0">
        <w:t xml:space="preserve">study </w:t>
      </w:r>
      <w:r w:rsidR="009D353C">
        <w:t>here</w:t>
      </w:r>
      <w:r w:rsidR="00E154F0">
        <w:t>.</w:t>
      </w:r>
      <w:r w:rsidR="00D2013D">
        <w:t xml:space="preserve"> Two reference waveforms are </w:t>
      </w:r>
      <w:r w:rsidR="00AD1DBC">
        <w:t>defined;</w:t>
      </w:r>
      <w:r w:rsidR="00D2013D">
        <w:t xml:space="preserve"> see</w:t>
      </w:r>
      <w:r w:rsidR="00AD1DBC">
        <w:t xml:space="preserve"> the upper part of</w:t>
      </w:r>
      <w:r w:rsidR="00D2013D">
        <w:t xml:space="preserve"> </w:t>
      </w:r>
      <w:r w:rsidR="002477FE">
        <w:fldChar w:fldCharType="begin"/>
      </w:r>
      <w:r w:rsidR="002477FE">
        <w:instrText xml:space="preserve"> REF _Ref394422837 \h </w:instrText>
      </w:r>
      <w:r w:rsidR="002477FE">
        <w:fldChar w:fldCharType="separate"/>
      </w:r>
      <w:r w:rsidR="00D57947">
        <w:t xml:space="preserve">Figure </w:t>
      </w:r>
      <w:r w:rsidR="00D57947">
        <w:rPr>
          <w:noProof/>
        </w:rPr>
        <w:t>10</w:t>
      </w:r>
      <w:r w:rsidR="002477FE">
        <w:fldChar w:fldCharType="end"/>
      </w:r>
      <w:r w:rsidR="002477FE">
        <w:t>.</w:t>
      </w:r>
      <w:r w:rsidR="00706351">
        <w:t xml:space="preserve"> The Ref2 waveform is </w:t>
      </w:r>
      <w:r w:rsidR="009673E7">
        <w:t>the modification of Ref1</w:t>
      </w:r>
      <w:r w:rsidR="00706351">
        <w:t xml:space="preserve"> with increasing </w:t>
      </w:r>
      <w:proofErr w:type="gramStart"/>
      <w:r w:rsidR="00706351">
        <w:t>the</w:t>
      </w:r>
      <w:r w:rsidR="00D34F03">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4F03">
        <w:rPr>
          <w:rFonts w:eastAsiaTheme="minorEastAsia"/>
        </w:rPr>
        <w:t xml:space="preserve"> and</w:t>
      </w:r>
      <w:proofErr w:type="gramEnd"/>
      <w:r w:rsidR="00D34F03">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D34F03">
        <w:rPr>
          <w:rFonts w:eastAsiaTheme="minorEastAsia"/>
        </w:rPr>
        <w:t xml:space="preserve"> parame</w:t>
      </w:r>
      <w:proofErr w:type="spellStart"/>
      <w:r w:rsidR="00D34F03">
        <w:rPr>
          <w:rFonts w:eastAsiaTheme="minorEastAsia"/>
        </w:rPr>
        <w:t>ters</w:t>
      </w:r>
      <w:proofErr w:type="spellEnd"/>
      <w:r w:rsidR="00706351">
        <w:rPr>
          <w:rFonts w:eastAsiaTheme="minorEastAsia"/>
        </w:rPr>
        <w:t xml:space="preserve"> with</w:t>
      </w:r>
      <w:r w:rsidR="00D34F03">
        <w:rPr>
          <w:rFonts w:eastAsiaTheme="minorEastAsia"/>
        </w:rPr>
        <w:t xml:space="preserve"> +0.2.</w:t>
      </w:r>
    </w:p>
    <w:p w:rsidR="00D2013D" w:rsidRDefault="00DC0BE7" w:rsidP="002B3A4F">
      <w:pPr>
        <w:keepNext/>
        <w:jc w:val="center"/>
      </w:pPr>
      <w:r>
        <w:rPr>
          <w:noProof/>
        </w:rPr>
        <w:lastRenderedPageBreak/>
        <w:drawing>
          <wp:inline distT="0" distB="0" distL="0" distR="0" wp14:anchorId="721C95DE" wp14:editId="4DAE4D93">
            <wp:extent cx="4210050" cy="2590800"/>
            <wp:effectExtent l="0" t="0" r="0" b="0"/>
            <wp:docPr id="43" name="Picture 43" descr="C:\Zoli\Incidence\nn_results\reference_and_sample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Zoli\Incidence\nn_results\reference_and_sample_w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2590800"/>
                    </a:xfrm>
                    <a:prstGeom prst="rect">
                      <a:avLst/>
                    </a:prstGeom>
                    <a:noFill/>
                    <a:ln>
                      <a:noFill/>
                    </a:ln>
                  </pic:spPr>
                </pic:pic>
              </a:graphicData>
            </a:graphic>
          </wp:inline>
        </w:drawing>
      </w:r>
    </w:p>
    <w:p w:rsidR="00DC0BE7" w:rsidRDefault="00D2013D" w:rsidP="00D2013D">
      <w:pPr>
        <w:pStyle w:val="Caption"/>
        <w:jc w:val="center"/>
      </w:pPr>
      <w:bookmarkStart w:id="34" w:name="_Ref394422837"/>
      <w:r>
        <w:t xml:space="preserve">Figure </w:t>
      </w:r>
      <w:r w:rsidR="00603FA5">
        <w:fldChar w:fldCharType="begin"/>
      </w:r>
      <w:r w:rsidR="00603FA5">
        <w:instrText xml:space="preserve"> SEQ Figure \* ARABIC </w:instrText>
      </w:r>
      <w:r w:rsidR="00603FA5">
        <w:fldChar w:fldCharType="separate"/>
      </w:r>
      <w:r w:rsidR="00D57947">
        <w:rPr>
          <w:noProof/>
        </w:rPr>
        <w:t>10</w:t>
      </w:r>
      <w:r w:rsidR="00603FA5">
        <w:rPr>
          <w:noProof/>
        </w:rPr>
        <w:fldChar w:fldCharType="end"/>
      </w:r>
      <w:bookmarkEnd w:id="34"/>
      <w:r>
        <w:t xml:space="preserve"> </w:t>
      </w:r>
      <w:r w:rsidRPr="006C1149">
        <w:t>References (upper) and simulated waveforms (lower)</w:t>
      </w:r>
    </w:p>
    <w:p w:rsidR="00F03B88" w:rsidRDefault="007C40C4" w:rsidP="00B4718C">
      <w:r>
        <w:t xml:space="preserve">The </w:t>
      </w:r>
      <w:r w:rsidR="00557563">
        <w:t xml:space="preserve">simulated </w:t>
      </w:r>
      <w:r>
        <w:t xml:space="preserve">waveforms are </w:t>
      </w:r>
      <w:r w:rsidR="00557563">
        <w:t xml:space="preserve">created </w:t>
      </w:r>
      <w:r>
        <w:t>from these reference waveforms</w:t>
      </w:r>
      <w:r w:rsidR="009673E7">
        <w:t xml:space="preserve"> </w:t>
      </w:r>
      <w:r w:rsidR="00BA0C8C">
        <w:t>by</w:t>
      </w:r>
      <w:r w:rsidR="009673E7">
        <w:t xml:space="preserve"> </w:t>
      </w:r>
      <w:r w:rsidR="00EA3ADB">
        <w:t>putting</w:t>
      </w:r>
      <w:r w:rsidR="009673E7">
        <w:t xml:space="preserve"> a Gaussian noise </w:t>
      </w:r>
      <w:proofErr w:type="gramStart"/>
      <w:r w:rsidR="00BA0C8C">
        <w:t>with</w:t>
      </w:r>
      <w:r w:rsidR="00C762FC">
        <w:t xml:space="preserve"> </w:t>
      </w:r>
      <w:r w:rsidR="009673E7">
        <w:t>1.5 standard deviation</w:t>
      </w:r>
      <w:proofErr w:type="gramEnd"/>
      <w:r w:rsidR="009673E7">
        <w:t xml:space="preserve"> and </w:t>
      </w:r>
      <w:r w:rsidR="00276B2F">
        <w:t xml:space="preserve">shifting </w:t>
      </w:r>
      <w:r w:rsidR="009673E7">
        <w:t xml:space="preserve">the </w:t>
      </w:r>
      <w:r w:rsidR="005D411A">
        <w:t>sample indices randomly.</w:t>
      </w:r>
      <w:r w:rsidR="001F575C">
        <w:t xml:space="preserve"> The results as confusion matrix can be seen in the following table.</w:t>
      </w:r>
      <w:r w:rsidR="00156958">
        <w:t xml:space="preserve"> Note that the</w:t>
      </w:r>
      <w:r w:rsidR="00EA3ADB">
        <w:t xml:space="preserve"> total</w:t>
      </w:r>
      <w:r w:rsidR="00156958">
        <w:t xml:space="preserve"> performance is 88.9% in the validation set, which implies that this type of network can distinguish the </w:t>
      </w:r>
      <w:r w:rsidR="00D825B5">
        <w:t>waveforms,</w:t>
      </w:r>
      <w:r w:rsidR="00156958">
        <w:t xml:space="preserve"> </w:t>
      </w:r>
      <w:r w:rsidR="00D825B5">
        <w:t xml:space="preserve">that </w:t>
      </w:r>
      <w:r w:rsidR="00156958">
        <w:t>comes from different base signal</w:t>
      </w:r>
      <w:r w:rsidR="00F87D24">
        <w:t xml:space="preserve"> (i.e. </w:t>
      </w:r>
      <w:r w:rsidR="00940350">
        <w:t>waveform that</w:t>
      </w:r>
      <w:r w:rsidR="00F87D24">
        <w:t xml:space="preserve"> is typical in the class)</w:t>
      </w:r>
      <w:r w:rsidR="00156958">
        <w:t xml:space="preserve">. </w:t>
      </w:r>
      <w:r w:rsidR="00F03B88">
        <w:br w:type="page"/>
      </w:r>
    </w:p>
    <w:tbl>
      <w:tblPr>
        <w:tblStyle w:val="TableGrid"/>
        <w:tblW w:w="0" w:type="auto"/>
        <w:tblLook w:val="04A0" w:firstRow="1" w:lastRow="0" w:firstColumn="1" w:lastColumn="0" w:noHBand="0" w:noVBand="1"/>
      </w:tblPr>
      <w:tblGrid>
        <w:gridCol w:w="4788"/>
        <w:gridCol w:w="4788"/>
      </w:tblGrid>
      <w:tr w:rsidR="008021EA" w:rsidTr="00765240">
        <w:tc>
          <w:tcPr>
            <w:tcW w:w="9576" w:type="dxa"/>
            <w:gridSpan w:val="2"/>
            <w:vAlign w:val="center"/>
          </w:tcPr>
          <w:p w:rsidR="008021EA" w:rsidRDefault="008021EA" w:rsidP="00765240">
            <w:pPr>
              <w:pStyle w:val="NoSpacing"/>
              <w:rPr>
                <w:b/>
              </w:rPr>
            </w:pPr>
          </w:p>
          <w:p w:rsidR="008021EA" w:rsidRDefault="008021EA" w:rsidP="00765240">
            <w:pPr>
              <w:pStyle w:val="NoSpacing"/>
            </w:pPr>
            <w:r w:rsidRPr="0028663C">
              <w:rPr>
                <w:b/>
              </w:rPr>
              <w:t>Dataset:</w:t>
            </w:r>
            <w:r>
              <w:t xml:space="preserve"> </w:t>
            </w:r>
            <w:proofErr w:type="spellStart"/>
            <w:r w:rsidR="007922CE">
              <w:t>proof_of_the_concept</w:t>
            </w:r>
            <w:proofErr w:type="spellEnd"/>
          </w:p>
          <w:p w:rsidR="008021EA" w:rsidRDefault="008021EA" w:rsidP="00765240">
            <w:pPr>
              <w:pStyle w:val="NoSpacing"/>
            </w:pPr>
            <w:r w:rsidRPr="0028663C">
              <w:rPr>
                <w:b/>
              </w:rPr>
              <w:t>Bound:</w:t>
            </w:r>
            <w:r>
              <w:t xml:space="preserve"> non</w:t>
            </w:r>
          </w:p>
          <w:p w:rsidR="008021EA" w:rsidRDefault="008021EA" w:rsidP="00765240">
            <w:pPr>
              <w:pStyle w:val="NoSpacing"/>
            </w:pPr>
            <w:r w:rsidRPr="0028663C">
              <w:rPr>
                <w:b/>
              </w:rPr>
              <w:t>No. of points:</w:t>
            </w:r>
            <w:r>
              <w:t xml:space="preserve"> 600</w:t>
            </w:r>
          </w:p>
          <w:p w:rsidR="008021EA" w:rsidRDefault="008021EA" w:rsidP="00765240">
            <w:pPr>
              <w:pStyle w:val="NoSpacing"/>
            </w:pPr>
            <w:r w:rsidRPr="0028663C">
              <w:rPr>
                <w:b/>
              </w:rPr>
              <w:t>No. of selected points:</w:t>
            </w:r>
            <w:r>
              <w:t xml:space="preserve"> 600 (100.0%)</w:t>
            </w:r>
          </w:p>
          <w:p w:rsidR="008021EA" w:rsidRDefault="008021EA" w:rsidP="00765240">
            <w:pPr>
              <w:pStyle w:val="NoSpacing"/>
            </w:pPr>
            <w:r w:rsidRPr="0028663C">
              <w:rPr>
                <w:b/>
              </w:rPr>
              <w:t>Neurons:</w:t>
            </w:r>
            <w:r>
              <w:t xml:space="preserve"> [5 10] – sigmoid transfer function</w:t>
            </w:r>
          </w:p>
          <w:p w:rsidR="008021EA" w:rsidRDefault="008021EA" w:rsidP="00765240">
            <w:pPr>
              <w:pStyle w:val="NoSpacing"/>
            </w:pPr>
          </w:p>
        </w:tc>
      </w:tr>
      <w:tr w:rsidR="008021EA" w:rsidTr="00765240">
        <w:tc>
          <w:tcPr>
            <w:tcW w:w="4788" w:type="dxa"/>
            <w:vAlign w:val="center"/>
          </w:tcPr>
          <w:p w:rsidR="008021EA" w:rsidRDefault="00BD69E9" w:rsidP="00BD69E9">
            <w:pPr>
              <w:pStyle w:val="NoSpacing"/>
              <w:jc w:val="center"/>
            </w:pPr>
            <w:r>
              <w:rPr>
                <w:noProof/>
              </w:rPr>
              <w:drawing>
                <wp:inline distT="0" distB="0" distL="0" distR="0" wp14:anchorId="32E2D7D8" wp14:editId="437F5255">
                  <wp:extent cx="2729401" cy="2943225"/>
                  <wp:effectExtent l="0" t="0" r="0" b="0"/>
                  <wp:docPr id="49" name="Picture 49" descr="C:\Zoli\Incidence\nn_results\cm_over_0.5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Zoli\Incidence\nn_results\cm_over_0.5_proof.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423" r="16026"/>
                          <a:stretch/>
                        </pic:blipFill>
                        <pic:spPr bwMode="auto">
                          <a:xfrm>
                            <a:off x="0" y="0"/>
                            <a:ext cx="2729679" cy="29435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vAlign w:val="center"/>
          </w:tcPr>
          <w:p w:rsidR="008021EA" w:rsidRDefault="00BD69E9" w:rsidP="00BD69E9">
            <w:pPr>
              <w:pStyle w:val="NoSpacing"/>
              <w:jc w:val="center"/>
            </w:pPr>
            <w:r>
              <w:rPr>
                <w:noProof/>
              </w:rPr>
              <w:drawing>
                <wp:inline distT="0" distB="0" distL="0" distR="0" wp14:anchorId="0686710E" wp14:editId="6EABE852">
                  <wp:extent cx="2619375" cy="2857500"/>
                  <wp:effectExtent l="0" t="0" r="9525" b="0"/>
                  <wp:docPr id="48" name="Picture 48" descr="C:\Zoli\Incidence\nn_results\cm_train_0.5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Zoli\Incidence\nn_results\cm_train_0.5_proof.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026" r="15224"/>
                          <a:stretch/>
                        </pic:blipFill>
                        <pic:spPr bwMode="auto">
                          <a:xfrm>
                            <a:off x="0" y="0"/>
                            <a:ext cx="2619375" cy="2857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021EA" w:rsidTr="00765240">
        <w:tc>
          <w:tcPr>
            <w:tcW w:w="4788" w:type="dxa"/>
            <w:vAlign w:val="center"/>
          </w:tcPr>
          <w:p w:rsidR="008021EA" w:rsidRDefault="00BD69E9" w:rsidP="00BD69E9">
            <w:pPr>
              <w:pStyle w:val="NoSpacing"/>
              <w:jc w:val="center"/>
            </w:pPr>
            <w:r>
              <w:rPr>
                <w:noProof/>
              </w:rPr>
              <w:drawing>
                <wp:inline distT="0" distB="0" distL="0" distR="0" wp14:anchorId="53FC8182" wp14:editId="19012B79">
                  <wp:extent cx="2705100" cy="2944155"/>
                  <wp:effectExtent l="0" t="0" r="0" b="8890"/>
                  <wp:docPr id="50" name="Picture 50" descr="C:\Zoli\Incidence\nn_results\cm_valid_0.5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Zoli\Incidence\nn_results\cm_valid_0.5_proof.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064" r="16026"/>
                          <a:stretch/>
                        </pic:blipFill>
                        <pic:spPr bwMode="auto">
                          <a:xfrm>
                            <a:off x="0" y="0"/>
                            <a:ext cx="2705100" cy="29441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vAlign w:val="center"/>
          </w:tcPr>
          <w:p w:rsidR="008021EA" w:rsidRDefault="00BD69E9" w:rsidP="00455D1B">
            <w:pPr>
              <w:pStyle w:val="NoSpacing"/>
              <w:keepNext/>
              <w:jc w:val="center"/>
            </w:pPr>
            <w:r>
              <w:rPr>
                <w:noProof/>
              </w:rPr>
              <w:drawing>
                <wp:inline distT="0" distB="0" distL="0" distR="0" wp14:anchorId="5CED933A" wp14:editId="213602D8">
                  <wp:extent cx="2725615" cy="2952750"/>
                  <wp:effectExtent l="0" t="0" r="0" b="0"/>
                  <wp:docPr id="51" name="Picture 51" descr="C:\Zoli\Incidence\nn_results\cm_test_0.5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Zoli\Incidence\nn_results\cm_test_0.5_proof.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225" r="15544"/>
                          <a:stretch/>
                        </pic:blipFill>
                        <pic:spPr bwMode="auto">
                          <a:xfrm>
                            <a:off x="0" y="0"/>
                            <a:ext cx="2725615" cy="29527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17CB7" w:rsidRDefault="00455D1B" w:rsidP="00455D1B">
      <w:pPr>
        <w:pStyle w:val="Caption"/>
        <w:jc w:val="center"/>
      </w:pPr>
      <w:r>
        <w:t xml:space="preserve">Figure </w:t>
      </w:r>
      <w:r w:rsidR="00603FA5">
        <w:fldChar w:fldCharType="begin"/>
      </w:r>
      <w:r w:rsidR="00603FA5">
        <w:instrText xml:space="preserve"> SEQ Figure \* ARABIC </w:instrText>
      </w:r>
      <w:r w:rsidR="00603FA5">
        <w:fldChar w:fldCharType="separate"/>
      </w:r>
      <w:r w:rsidR="00D57947">
        <w:rPr>
          <w:noProof/>
        </w:rPr>
        <w:t>11</w:t>
      </w:r>
      <w:r w:rsidR="00603FA5">
        <w:rPr>
          <w:noProof/>
        </w:rPr>
        <w:fldChar w:fldCharType="end"/>
      </w:r>
      <w:r>
        <w:t xml:space="preserve"> </w:t>
      </w:r>
      <w:proofErr w:type="gramStart"/>
      <w:r>
        <w:t>The</w:t>
      </w:r>
      <w:proofErr w:type="gramEnd"/>
      <w:r>
        <w:t xml:space="preserve"> pattern recognition feed forward neural network results on the simulated data</w:t>
      </w:r>
    </w:p>
    <w:p w:rsidR="00E17CB7" w:rsidRDefault="00E17CB7" w:rsidP="00E17CB7">
      <w:pPr>
        <w:pStyle w:val="Heading3"/>
      </w:pPr>
      <w:r>
        <w:lastRenderedPageBreak/>
        <w:t>Self-organizing map</w:t>
      </w:r>
    </w:p>
    <w:p w:rsidR="00E54E75" w:rsidRDefault="002D03A5" w:rsidP="00C507DA">
      <w:r>
        <w:t xml:space="preserve">The self-organizing maps (SOM), also well-known as </w:t>
      </w:r>
      <w:proofErr w:type="spellStart"/>
      <w:r>
        <w:t>Kohonen</w:t>
      </w:r>
      <w:proofErr w:type="spellEnd"/>
      <w:r>
        <w:t xml:space="preserve"> networks, are also neural networks. </w:t>
      </w:r>
      <w:r w:rsidR="008672B0">
        <w:t>These types of networks are good for clustering the data</w:t>
      </w:r>
      <w:r w:rsidR="009B634C">
        <w:t xml:space="preserve"> without prior</w:t>
      </w:r>
      <w:r w:rsidR="008672B0">
        <w:t xml:space="preserve"> knowledge. This process is so called unsupervised </w:t>
      </w:r>
      <w:r w:rsidR="00BB25E3">
        <w:t>learning</w:t>
      </w:r>
      <w:r w:rsidR="008672B0">
        <w:t xml:space="preserve">. </w:t>
      </w:r>
      <w:r w:rsidR="00BB25E3">
        <w:t xml:space="preserve">It applies neighbor functions to keep the topology of the input properties. </w:t>
      </w:r>
      <w:r w:rsidR="00B4718C">
        <w:t>The method can detect the similarities between the input</w:t>
      </w:r>
      <w:r w:rsidR="009B634C">
        <w:t>s</w:t>
      </w:r>
      <w:r w:rsidR="00F649CC">
        <w:rPr>
          <w:rStyle w:val="FootnoteReference"/>
        </w:rPr>
        <w:footnoteReference w:id="2"/>
      </w:r>
      <w:r w:rsidR="00B4718C">
        <w:t>.</w:t>
      </w:r>
      <w:r w:rsidR="009B634C">
        <w:t xml:space="preserve"> </w:t>
      </w:r>
      <w:r w:rsidR="00E54E75">
        <w:t xml:space="preserve">The SOM network </w:t>
      </w:r>
      <w:r w:rsidR="00733FB2">
        <w:t xml:space="preserve">determines </w:t>
      </w:r>
      <w:r w:rsidR="00E54E75">
        <w:t xml:space="preserve">groups (clusters), in which the features are close enough. </w:t>
      </w:r>
      <w:r w:rsidR="00733FB2">
        <w:t xml:space="preserve">This also can be named as classes, but we restrict the word “classes” for the user defined classes, and use the </w:t>
      </w:r>
      <w:r w:rsidR="00412172">
        <w:t>word “</w:t>
      </w:r>
      <w:r w:rsidR="00733FB2">
        <w:t>group</w:t>
      </w:r>
      <w:r w:rsidR="00412172">
        <w:t>”</w:t>
      </w:r>
      <w:r w:rsidR="00733FB2">
        <w:t xml:space="preserve"> for SOM created classes. </w:t>
      </w:r>
    </w:p>
    <w:p w:rsidR="0018260E" w:rsidRDefault="0018260E" w:rsidP="0018260E">
      <w:r>
        <w:t xml:space="preserve">One of the disadvantage of the SOM is to the meanings of the groups are not known (this problem was mentioned above). We use statistical comparison between the classes found by the SOM and the actual classes provided by the investigator. The comparison gives us information to decide which SOM groups represent which “real” class or classes. Furthermore it can be happened that more than one SOM group belong to one or more “real” class, and more than one “real” class cover one or more SOM groups. It also can be occurred that the SOM group has no pair within the “real” classes; it means that, the data contains a similarities, which has not been considered earlier. </w:t>
      </w:r>
    </w:p>
    <w:p w:rsidR="00C079B6" w:rsidRDefault="00BB6073" w:rsidP="00C507DA">
      <w:r>
        <w:t xml:space="preserve">The general configuration of the network can be seen in </w:t>
      </w:r>
      <w:r>
        <w:fldChar w:fldCharType="begin"/>
      </w:r>
      <w:r>
        <w:instrText xml:space="preserve"> REF _Ref395959025 \h </w:instrText>
      </w:r>
      <w:r>
        <w:fldChar w:fldCharType="separate"/>
      </w:r>
      <w:r w:rsidR="00D57947">
        <w:t xml:space="preserve">Figure </w:t>
      </w:r>
      <w:r w:rsidR="00D57947">
        <w:rPr>
          <w:noProof/>
        </w:rPr>
        <w:t>14</w:t>
      </w:r>
      <w:r>
        <w:fldChar w:fldCharType="end"/>
      </w:r>
      <w:r>
        <w:t xml:space="preserve">. </w:t>
      </w:r>
      <w:r w:rsidR="006F731A">
        <w:t xml:space="preserve">In this study, </w:t>
      </w:r>
      <w:r w:rsidR="00C079B6">
        <w:t xml:space="preserve">we used the translated </w:t>
      </w:r>
      <w:r w:rsidR="006F731A">
        <w:t>sample</w:t>
      </w:r>
      <w:r w:rsidR="00C079B6">
        <w:t xml:space="preserve"> vectors</w:t>
      </w:r>
      <w:r w:rsidR="006F731A">
        <w:t xml:space="preserve"> as the input of the SOM network.</w:t>
      </w:r>
      <w:r w:rsidR="003D043D">
        <w:t xml:space="preserve"> The translation is required because of the “keep the </w:t>
      </w:r>
      <w:proofErr w:type="spellStart"/>
      <w:r w:rsidR="003D043D">
        <w:t>topolgy</w:t>
      </w:r>
      <w:proofErr w:type="spellEnd"/>
      <w:r w:rsidR="003D043D">
        <w:t>” property of the SOM.</w:t>
      </w:r>
      <w:r w:rsidR="006F731A">
        <w:t xml:space="preserve"> All 60 samples of the vectors are used as features, not remove any elements to prevent to lose any characterized properties of the waveforms.</w:t>
      </w:r>
      <w:r>
        <w:t xml:space="preserve"> The number of the output depends on the layer structure. The network layer starting configuration is </w:t>
      </w:r>
      <w:proofErr w:type="spellStart"/>
      <w:r>
        <w:t>NxM</w:t>
      </w:r>
      <w:proofErr w:type="spellEnd"/>
      <w:r>
        <w:t xml:space="preserve"> dimensional </w:t>
      </w:r>
      <w:r w:rsidR="009D3721">
        <w:t xml:space="preserve">neuron </w:t>
      </w:r>
      <w:r>
        <w:t xml:space="preserve">grid, thus, for example, 2x2 </w:t>
      </w:r>
      <w:proofErr w:type="gramStart"/>
      <w:r>
        <w:t>grid</w:t>
      </w:r>
      <w:proofErr w:type="gramEnd"/>
      <w:r>
        <w:t xml:space="preserve"> has 4 outputs, while a 3x3 grid has 9 outputs. </w:t>
      </w:r>
      <w:r w:rsidR="00041341">
        <w:t>The dimension</w:t>
      </w:r>
      <w:r w:rsidR="009D3721">
        <w:t xml:space="preserve"> determine</w:t>
      </w:r>
      <w:r w:rsidR="00041341">
        <w:t>s</w:t>
      </w:r>
      <w:r w:rsidR="009D3721">
        <w:t xml:space="preserve"> the number of </w:t>
      </w:r>
      <w:r w:rsidR="00060E6C">
        <w:t>groups</w:t>
      </w:r>
      <w:r w:rsidR="009D3721">
        <w:t xml:space="preserve"> that will be determined by the S</w:t>
      </w:r>
      <w:r w:rsidR="00360ED7">
        <w:t xml:space="preserve">OM, thus 4 outputs will give the 4 </w:t>
      </w:r>
      <w:r w:rsidR="00060E6C">
        <w:t>groups</w:t>
      </w:r>
      <w:r w:rsidR="00360ED7">
        <w:t xml:space="preserve"> of the </w:t>
      </w:r>
      <w:r w:rsidR="00440D57">
        <w:t xml:space="preserve">clustered </w:t>
      </w:r>
      <w:r w:rsidR="00360ED7">
        <w:t>sample vectors that represents the waveforms.</w:t>
      </w:r>
    </w:p>
    <w:p w:rsidR="00E8343D" w:rsidRDefault="00E8343D" w:rsidP="00E8343D">
      <w:pPr>
        <w:keepNext/>
        <w:jc w:val="center"/>
      </w:pPr>
      <w:r>
        <w:rPr>
          <w:noProof/>
        </w:rPr>
        <w:lastRenderedPageBreak/>
        <w:drawing>
          <wp:inline distT="0" distB="0" distL="0" distR="0" wp14:anchorId="3017EC17" wp14:editId="20C8FD1B">
            <wp:extent cx="3324225" cy="971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971550"/>
                    </a:xfrm>
                    <a:prstGeom prst="rect">
                      <a:avLst/>
                    </a:prstGeom>
                    <a:noFill/>
                    <a:ln>
                      <a:noFill/>
                    </a:ln>
                  </pic:spPr>
                </pic:pic>
              </a:graphicData>
            </a:graphic>
          </wp:inline>
        </w:drawing>
      </w:r>
    </w:p>
    <w:p w:rsidR="00E8343D" w:rsidRDefault="00E8343D" w:rsidP="00E8343D">
      <w:pPr>
        <w:pStyle w:val="Caption"/>
        <w:jc w:val="center"/>
      </w:pPr>
      <w:r>
        <w:t xml:space="preserve">Figure </w:t>
      </w:r>
      <w:r w:rsidR="00603FA5">
        <w:fldChar w:fldCharType="begin"/>
      </w:r>
      <w:r w:rsidR="00603FA5">
        <w:instrText xml:space="preserve"> SEQ Figure \* ARABIC </w:instrText>
      </w:r>
      <w:r w:rsidR="00603FA5">
        <w:fldChar w:fldCharType="separate"/>
      </w:r>
      <w:r w:rsidR="00D57947">
        <w:rPr>
          <w:noProof/>
        </w:rPr>
        <w:t>12</w:t>
      </w:r>
      <w:r w:rsidR="00603FA5">
        <w:rPr>
          <w:noProof/>
        </w:rPr>
        <w:fldChar w:fldCharType="end"/>
      </w:r>
      <w:r w:rsidR="00BB6073">
        <w:t xml:space="preserve"> </w:t>
      </w:r>
      <w:r>
        <w:t>Configuration of the SOM network</w:t>
      </w:r>
      <w:r w:rsidR="00F649CC">
        <w:rPr>
          <w:rStyle w:val="FootnoteReference"/>
        </w:rPr>
        <w:footnoteReference w:id="3"/>
      </w:r>
    </w:p>
    <w:p w:rsidR="003763F7" w:rsidRDefault="00A76A65" w:rsidP="003763F7">
      <w:r>
        <w:t>In the training session, no need to know the prior classes of the training sample vectors. The SOM will discover those hidden properties, which will decide t</w:t>
      </w:r>
      <w:r w:rsidR="00670483">
        <w:t xml:space="preserve">he </w:t>
      </w:r>
      <w:r w:rsidR="00060E6C">
        <w:t>group</w:t>
      </w:r>
      <w:r w:rsidR="00670483">
        <w:t xml:space="preserve"> of the sample vectors. Thus, the inputs of the network are the number of the </w:t>
      </w:r>
      <w:r w:rsidR="00060E6C">
        <w:t>groups</w:t>
      </w:r>
      <w:r w:rsidR="00670483">
        <w:t xml:space="preserve"> and the sample vectors. After the SOM clustered the waveforms</w:t>
      </w:r>
      <w:r w:rsidR="00060E6C">
        <w:t xml:space="preserve"> into groups</w:t>
      </w:r>
      <w:r w:rsidR="00670483">
        <w:t xml:space="preserve">, it is needed to determine which </w:t>
      </w:r>
      <w:r w:rsidR="00060E6C">
        <w:t>groups</w:t>
      </w:r>
      <w:r w:rsidR="00670483">
        <w:t xml:space="preserve"> provided by the SOM represents which</w:t>
      </w:r>
      <w:r w:rsidR="005F4DF9">
        <w:t xml:space="preserve"> </w:t>
      </w:r>
      <w:r w:rsidR="00670483">
        <w:t>“our” class</w:t>
      </w:r>
      <w:r w:rsidR="002817F3">
        <w:t>es</w:t>
      </w:r>
      <w:r w:rsidR="00670483">
        <w:t xml:space="preserve">. </w:t>
      </w:r>
      <w:r w:rsidR="00281896">
        <w:t>These matches</w:t>
      </w:r>
      <w:r w:rsidR="00670483">
        <w:t xml:space="preserve"> can be done to compare the guesses of the SOM and the “real” classes, for this reason, we still have to know the prio</w:t>
      </w:r>
      <w:r w:rsidR="00357780">
        <w:t>r classes of the input vectors.</w:t>
      </w:r>
    </w:p>
    <w:p w:rsidR="00DB0BE3" w:rsidRDefault="00DB0BE3" w:rsidP="003763F7">
      <w:r>
        <w:t xml:space="preserve">The SOM will provide the “weights” of the 60 input samples. </w:t>
      </w:r>
      <w:r w:rsidR="00944C92">
        <w:t>These weights represent the common sample vector of the SOM’s class.</w:t>
      </w:r>
      <w:r w:rsidR="00187890">
        <w:t xml:space="preserve"> </w:t>
      </w:r>
      <w:r w:rsidR="00545997">
        <w:t>In t</w:t>
      </w:r>
      <w:r w:rsidR="00187890">
        <w:t xml:space="preserve">he validation </w:t>
      </w:r>
      <w:r w:rsidR="00545997">
        <w:t>phase, the algorithm measures</w:t>
      </w:r>
      <w:r w:rsidR="00187890">
        <w:t xml:space="preserve"> distances between the weights and the validation sample vectors to decide which class they belong to. </w:t>
      </w:r>
      <w:r w:rsidR="00545997">
        <w:t xml:space="preserve">The closest one will determine this class. </w:t>
      </w:r>
      <w:r w:rsidR="000E7258">
        <w:t>This process is same as it was introduced in the “</w:t>
      </w:r>
      <w:r w:rsidR="000E7258">
        <w:fldChar w:fldCharType="begin"/>
      </w:r>
      <w:r w:rsidR="000E7258">
        <w:instrText xml:space="preserve"> REF _Ref395962317 \h </w:instrText>
      </w:r>
      <w:r w:rsidR="000E7258">
        <w:fldChar w:fldCharType="separate"/>
      </w:r>
      <w:r w:rsidR="00D57947">
        <w:t>Measuring distance from median waveform</w:t>
      </w:r>
      <w:r w:rsidR="000E7258">
        <w:fldChar w:fldCharType="end"/>
      </w:r>
      <w:r w:rsidR="000E7258">
        <w:t>” section, but the median waveforms are the weight vectors in this case.</w:t>
      </w:r>
    </w:p>
    <w:p w:rsidR="00917C89" w:rsidRDefault="00917C89" w:rsidP="00917C89">
      <w:pPr>
        <w:pStyle w:val="Heading2"/>
        <w:rPr>
          <w:ins w:id="35" w:author="Zoltan Koppanyi" w:date="2014-08-21T14:41:00Z"/>
        </w:rPr>
        <w:pPrChange w:id="36" w:author="Zoltan Koppanyi" w:date="2014-08-21T14:41:00Z">
          <w:pPr/>
        </w:pPrChange>
      </w:pPr>
      <w:ins w:id="37" w:author="Zoltan Koppanyi" w:date="2014-08-21T14:41:00Z">
        <w:r>
          <w:t>Confusion matrix</w:t>
        </w:r>
      </w:ins>
    </w:p>
    <w:p w:rsidR="00D57947" w:rsidRDefault="00917C89" w:rsidP="00AD4593">
      <w:pPr>
        <w:rPr>
          <w:rFonts w:asciiTheme="minorHAnsi" w:hAnsiTheme="minorHAnsi"/>
        </w:rPr>
      </w:pPr>
      <w:ins w:id="38" w:author="Zoltan Koppanyi" w:date="2014-08-21T14:42:00Z">
        <w:r>
          <w:t>T</w:t>
        </w:r>
        <w:r>
          <w:t xml:space="preserve">he </w:t>
        </w:r>
        <w:r>
          <w:t xml:space="preserve">concept of the </w:t>
        </w:r>
        <w:r>
          <w:t xml:space="preserve">confusion matrix </w:t>
        </w:r>
        <w:r>
          <w:t xml:space="preserve">provide good framework </w:t>
        </w:r>
      </w:ins>
      <w:ins w:id="39" w:author="Zoltan Koppanyi" w:date="2014-08-21T14:41:00Z">
        <w:r>
          <w:t>to validate the performance of the classification</w:t>
        </w:r>
      </w:ins>
      <w:ins w:id="40" w:author="Zoltan Koppanyi" w:date="2014-08-21T14:43:00Z">
        <w:r>
          <w:t xml:space="preserve"> methods</w:t>
        </w:r>
      </w:ins>
      <w:ins w:id="41" w:author="Zoltan Koppanyi" w:date="2014-08-21T14:42:00Z">
        <w:r>
          <w:t>.</w:t>
        </w:r>
      </w:ins>
      <w:ins w:id="42" w:author="Zoltan Koppanyi" w:date="2014-08-21T14:44:00Z">
        <w:r w:rsidR="003957CA">
          <w:t xml:space="preserve"> In this section, we suggest how interpret this matrix.</w:t>
        </w:r>
      </w:ins>
      <w:ins w:id="43" w:author="Zoltan Koppanyi" w:date="2014-08-21T14:46:00Z">
        <w:r w:rsidR="000B6B3F">
          <w:t xml:space="preserve"> </w:t>
        </w:r>
        <w:r w:rsidR="000B6B3F">
          <w:fldChar w:fldCharType="begin"/>
        </w:r>
        <w:r w:rsidR="000B6B3F">
          <w:instrText xml:space="preserve"> REF _Ref396395738 \h </w:instrText>
        </w:r>
      </w:ins>
      <w:r w:rsidR="000B6B3F">
        <w:fldChar w:fldCharType="separate"/>
      </w:r>
    </w:p>
    <w:tbl>
      <w:tblPr>
        <w:tblW w:w="4840" w:type="dxa"/>
        <w:jc w:val="center"/>
        <w:tblInd w:w="93" w:type="dxa"/>
        <w:tblLook w:val="04A0" w:firstRow="1" w:lastRow="0" w:firstColumn="1" w:lastColumn="0" w:noHBand="0" w:noVBand="1"/>
      </w:tblPr>
      <w:tblGrid>
        <w:gridCol w:w="754"/>
        <w:gridCol w:w="615"/>
        <w:gridCol w:w="619"/>
        <w:gridCol w:w="619"/>
        <w:gridCol w:w="700"/>
        <w:gridCol w:w="754"/>
        <w:gridCol w:w="789"/>
      </w:tblGrid>
      <w:tr w:rsidR="00D57947" w:rsidRPr="00EA7DAD" w:rsidTr="00EA7DAD">
        <w:trPr>
          <w:trHeight w:val="465"/>
          <w:jc w:val="center"/>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 </w:t>
            </w:r>
          </w:p>
        </w:tc>
        <w:tc>
          <w:tcPr>
            <w:tcW w:w="600" w:type="dxa"/>
            <w:tcBorders>
              <w:top w:val="single" w:sz="8" w:space="0" w:color="auto"/>
              <w:left w:val="nil"/>
              <w:bottom w:val="nil"/>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road1</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road2</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grass</w:t>
            </w:r>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tree</w:t>
            </w:r>
          </w:p>
        </w:tc>
        <w:tc>
          <w:tcPr>
            <w:tcW w:w="680" w:type="dxa"/>
            <w:tcBorders>
              <w:top w:val="single" w:sz="8" w:space="0" w:color="auto"/>
              <w:left w:val="nil"/>
              <w:bottom w:val="single" w:sz="8" w:space="0" w:color="auto"/>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building</w:t>
            </w:r>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False negative</w:t>
            </w:r>
          </w:p>
        </w:tc>
      </w:tr>
      <w:tr w:rsidR="00D57947" w:rsidRPr="00EA7DAD" w:rsidTr="00EA7DAD">
        <w:trPr>
          <w:trHeight w:val="300"/>
          <w:jc w:val="center"/>
        </w:trPr>
        <w:tc>
          <w:tcPr>
            <w:tcW w:w="960" w:type="dxa"/>
            <w:vMerge w:val="restart"/>
            <w:tcBorders>
              <w:top w:val="nil"/>
              <w:left w:val="single" w:sz="8" w:space="0" w:color="auto"/>
              <w:bottom w:val="single" w:sz="8" w:space="0" w:color="000000"/>
              <w:right w:val="nil"/>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road1</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15</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11</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44.4%</w:t>
            </w:r>
          </w:p>
        </w:tc>
      </w:tr>
      <w:tr w:rsidR="00D57947" w:rsidRPr="00EA7DAD" w:rsidTr="00EA7DAD">
        <w:trPr>
          <w:trHeight w:val="315"/>
          <w:jc w:val="center"/>
        </w:trPr>
        <w:tc>
          <w:tcPr>
            <w:tcW w:w="960" w:type="dxa"/>
            <w:vMerge/>
            <w:tcBorders>
              <w:top w:val="nil"/>
              <w:left w:val="single" w:sz="8" w:space="0" w:color="auto"/>
              <w:bottom w:val="single" w:sz="8" w:space="0" w:color="000000"/>
              <w:right w:val="nil"/>
            </w:tcBorders>
            <w:vAlign w:val="center"/>
            <w:hideMark/>
          </w:tcPr>
          <w:p w:rsidR="00D57947" w:rsidRPr="00EA7DAD" w:rsidRDefault="00D57947"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55.6%</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2.0%</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21.2%</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r>
      <w:tr w:rsidR="00D57947" w:rsidRPr="00EA7DAD" w:rsidTr="00EA7DAD">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road2</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0.0%</w:t>
            </w:r>
          </w:p>
        </w:tc>
      </w:tr>
      <w:tr w:rsidR="00D57947"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41.7%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r>
      <w:tr w:rsidR="00D57947" w:rsidRPr="00EA7DAD" w:rsidTr="00EA7DAD">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lastRenderedPageBreak/>
              <w:t>grass</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963634"/>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25</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2</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7.4%</w:t>
            </w:r>
          </w:p>
        </w:tc>
      </w:tr>
      <w:tr w:rsidR="00D57947"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963634"/>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65.8%</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4.8%</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r>
      <w:tr w:rsidR="00D57947" w:rsidRPr="00EA7DAD" w:rsidTr="00EA7DAD">
        <w:trPr>
          <w:trHeight w:val="36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tree</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13</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15</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46.4%</w:t>
            </w:r>
          </w:p>
        </w:tc>
      </w:tr>
      <w:tr w:rsidR="00D57947"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33.3%</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50.0%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r>
      <w:tr w:rsidR="00D57947" w:rsidRPr="00EA7DAD" w:rsidTr="00EA7DAD">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building</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632523"/>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4</w:t>
            </w:r>
          </w:p>
        </w:tc>
        <w:tc>
          <w:tcPr>
            <w:tcW w:w="700" w:type="dxa"/>
            <w:vMerge w:val="restart"/>
            <w:tcBorders>
              <w:top w:val="nil"/>
              <w:left w:val="single" w:sz="8" w:space="0" w:color="auto"/>
              <w:bottom w:val="nil"/>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0.0%</w:t>
            </w:r>
          </w:p>
        </w:tc>
      </w:tr>
      <w:tr w:rsidR="00D57947"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632523"/>
            <w:noWrap/>
            <w:vAlign w:val="center"/>
            <w:hideMark/>
          </w:tcPr>
          <w:p w:rsidR="00D57947" w:rsidRPr="00EA7DAD" w:rsidRDefault="00D57947"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100.0%</w:t>
            </w:r>
          </w:p>
        </w:tc>
        <w:tc>
          <w:tcPr>
            <w:tcW w:w="700" w:type="dxa"/>
            <w:vMerge/>
            <w:tcBorders>
              <w:top w:val="nil"/>
              <w:left w:val="single" w:sz="8" w:space="0" w:color="auto"/>
              <w:bottom w:val="nil"/>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r>
      <w:tr w:rsidR="00D57947" w:rsidRPr="00EA7DAD" w:rsidTr="00EA7DAD">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EA7DAD" w:rsidRDefault="00D57947"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False positive</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0.0%</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58.3%</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30.6%</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11.8%</w:t>
            </w:r>
          </w:p>
        </w:tc>
        <w:tc>
          <w:tcPr>
            <w:tcW w:w="6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0.0%</w:t>
            </w:r>
          </w:p>
        </w:tc>
        <w:tc>
          <w:tcPr>
            <w:tcW w:w="7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D57947" w:rsidRPr="00EA7DAD" w:rsidRDefault="00D57947" w:rsidP="00EA7DAD">
            <w:pPr>
              <w:spacing w:after="0" w:line="240" w:lineRule="auto"/>
              <w:jc w:val="center"/>
              <w:rPr>
                <w:rFonts w:ascii="Calibri" w:eastAsia="Times New Roman" w:hAnsi="Calibri" w:cs="Times New Roman"/>
                <w:b/>
                <w:bCs/>
                <w:color w:val="4F6228"/>
                <w:sz w:val="16"/>
                <w:szCs w:val="16"/>
              </w:rPr>
            </w:pPr>
            <w:r w:rsidRPr="00EA7DAD">
              <w:rPr>
                <w:rFonts w:ascii="Calibri" w:eastAsia="Times New Roman" w:hAnsi="Calibri" w:cs="Times New Roman"/>
                <w:b/>
                <w:bCs/>
                <w:color w:val="4F6228"/>
                <w:sz w:val="16"/>
                <w:szCs w:val="16"/>
              </w:rPr>
              <w:t>71.9%</w:t>
            </w:r>
          </w:p>
        </w:tc>
      </w:tr>
      <w:tr w:rsidR="00D57947"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color w:val="FFFFFF"/>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c>
          <w:tcPr>
            <w:tcW w:w="70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c>
          <w:tcPr>
            <w:tcW w:w="680" w:type="dxa"/>
            <w:vMerge/>
            <w:tcBorders>
              <w:top w:val="nil"/>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i/>
                <w:iCs/>
                <w:color w:val="FF0000"/>
                <w:sz w:val="16"/>
                <w:szCs w:val="16"/>
              </w:rPr>
            </w:pPr>
          </w:p>
        </w:tc>
        <w:tc>
          <w:tcPr>
            <w:tcW w:w="700" w:type="dxa"/>
            <w:vMerge/>
            <w:tcBorders>
              <w:top w:val="single" w:sz="8" w:space="0" w:color="auto"/>
              <w:left w:val="single" w:sz="8" w:space="0" w:color="auto"/>
              <w:bottom w:val="single" w:sz="8" w:space="0" w:color="000000"/>
              <w:right w:val="single" w:sz="8" w:space="0" w:color="auto"/>
            </w:tcBorders>
            <w:vAlign w:val="center"/>
            <w:hideMark/>
          </w:tcPr>
          <w:p w:rsidR="00D57947" w:rsidRPr="00EA7DAD" w:rsidRDefault="00D57947" w:rsidP="00EA7DAD">
            <w:pPr>
              <w:spacing w:after="0" w:line="240" w:lineRule="auto"/>
              <w:jc w:val="left"/>
              <w:rPr>
                <w:rFonts w:ascii="Calibri" w:eastAsia="Times New Roman" w:hAnsi="Calibri" w:cs="Times New Roman"/>
                <w:b/>
                <w:bCs/>
                <w:color w:val="4F6228"/>
                <w:sz w:val="16"/>
                <w:szCs w:val="16"/>
              </w:rPr>
            </w:pPr>
          </w:p>
        </w:tc>
      </w:tr>
    </w:tbl>
    <w:p w:rsidR="00336636" w:rsidRDefault="00D57947" w:rsidP="00AD4593">
      <w:r>
        <w:t xml:space="preserve">Table </w:t>
      </w:r>
      <w:r>
        <w:rPr>
          <w:noProof/>
        </w:rPr>
        <w:t>7</w:t>
      </w:r>
      <w:ins w:id="44" w:author="Zoltan Koppanyi" w:date="2014-08-21T14:46:00Z">
        <w:r w:rsidR="000B6B3F">
          <w:fldChar w:fldCharType="end"/>
        </w:r>
      </w:ins>
      <w:ins w:id="45" w:author="Zoltan Koppanyi" w:date="2014-08-21T14:47:00Z">
        <w:r w:rsidR="00883E1D">
          <w:t xml:space="preserve"> shows an example. </w:t>
        </w:r>
        <w:r w:rsidR="00975C4B">
          <w:t xml:space="preserve">The </w:t>
        </w:r>
      </w:ins>
      <w:ins w:id="46" w:author="Zoltan Koppanyi" w:date="2014-08-21T14:49:00Z">
        <w:r w:rsidR="00847988">
          <w:t>rows represent</w:t>
        </w:r>
      </w:ins>
      <w:ins w:id="47" w:author="Zoltan Koppanyi" w:date="2014-08-21T14:47:00Z">
        <w:r w:rsidR="005C2DF6">
          <w:t xml:space="preserve"> the </w:t>
        </w:r>
      </w:ins>
      <w:ins w:id="48" w:author="Zoltan Koppanyi" w:date="2014-08-21T14:48:00Z">
        <w:r w:rsidR="005C2DF6">
          <w:t>classes of the waveforms</w:t>
        </w:r>
        <w:r w:rsidR="00B55DDC">
          <w:t xml:space="preserve">; the columns are the classes that are selected by the classifier. </w:t>
        </w:r>
      </w:ins>
      <w:ins w:id="49" w:author="Zoltan Koppanyi" w:date="2014-08-21T14:49:00Z">
        <w:r w:rsidR="00847988">
          <w:t xml:space="preserve">Thus, the bold </w:t>
        </w:r>
      </w:ins>
      <w:ins w:id="50" w:author="Zoltan Koppanyi" w:date="2014-08-21T14:50:00Z">
        <w:r w:rsidR="00700D95">
          <w:t xml:space="preserve">numbers in the </w:t>
        </w:r>
      </w:ins>
      <w:ins w:id="51" w:author="Zoltan Koppanyi" w:date="2014-08-21T14:51:00Z">
        <w:r w:rsidR="002F1D93">
          <w:t>(</w:t>
        </w:r>
        <w:proofErr w:type="spellStart"/>
        <w:r w:rsidR="002F1D93">
          <w:t>i</w:t>
        </w:r>
        <w:proofErr w:type="gramStart"/>
        <w:r w:rsidR="002F1D93">
          <w:t>,j</w:t>
        </w:r>
        <w:proofErr w:type="spellEnd"/>
        <w:proofErr w:type="gramEnd"/>
        <w:r w:rsidR="002F1D93">
          <w:t xml:space="preserve"> ) </w:t>
        </w:r>
      </w:ins>
      <w:ins w:id="52" w:author="Zoltan Koppanyi" w:date="2014-08-21T14:50:00Z">
        <w:r w:rsidR="00700D95">
          <w:t>cells give</w:t>
        </w:r>
      </w:ins>
      <w:ins w:id="53" w:author="Zoltan Koppanyi" w:date="2014-08-21T14:49:00Z">
        <w:r w:rsidR="00847988">
          <w:t xml:space="preserve"> us the number of those waveforms which are in the </w:t>
        </w:r>
      </w:ins>
      <w:proofErr w:type="spellStart"/>
      <w:ins w:id="54" w:author="Zoltan Koppanyi" w:date="2014-08-21T14:51:00Z">
        <w:r w:rsidR="002F1D93" w:rsidRPr="002F1D93">
          <w:rPr>
            <w:i/>
            <w:rPrChange w:id="55" w:author="Zoltan Koppanyi" w:date="2014-08-21T14:51:00Z">
              <w:rPr/>
            </w:rPrChange>
          </w:rPr>
          <w:t>i</w:t>
        </w:r>
        <w:r w:rsidR="002F1D93">
          <w:t>th</w:t>
        </w:r>
        <w:proofErr w:type="spellEnd"/>
        <w:r w:rsidR="002F1D93">
          <w:t xml:space="preserve"> class</w:t>
        </w:r>
      </w:ins>
      <w:ins w:id="56" w:author="Zoltan Koppanyi" w:date="2014-08-21T14:49:00Z">
        <w:r w:rsidR="00847988">
          <w:t xml:space="preserve">, but the classifier </w:t>
        </w:r>
      </w:ins>
      <w:ins w:id="57" w:author="Zoltan Koppanyi" w:date="2014-08-21T14:51:00Z">
        <w:r w:rsidR="002F1D93">
          <w:t xml:space="preserve">selected the </w:t>
        </w:r>
        <w:proofErr w:type="spellStart"/>
        <w:r w:rsidR="002F1D93" w:rsidRPr="002F1D93">
          <w:rPr>
            <w:i/>
            <w:rPrChange w:id="58" w:author="Zoltan Koppanyi" w:date="2014-08-21T14:51:00Z">
              <w:rPr/>
            </w:rPrChange>
          </w:rPr>
          <w:t>j</w:t>
        </w:r>
        <w:r w:rsidR="002F1D93">
          <w:t>th</w:t>
        </w:r>
        <w:proofErr w:type="spellEnd"/>
        <w:r w:rsidR="002F1D93">
          <w:t xml:space="preserve"> class</w:t>
        </w:r>
      </w:ins>
      <w:ins w:id="59" w:author="Zoltan Koppanyi" w:date="2014-08-21T14:49:00Z">
        <w:r w:rsidR="00847988">
          <w:t>.</w:t>
        </w:r>
      </w:ins>
      <w:ins w:id="60" w:author="Zoltan Koppanyi" w:date="2014-08-21T14:52:00Z">
        <w:r w:rsidR="00AD4593">
          <w:t xml:space="preserve"> If the classifier works perfect, the elements except the diagonal have to be zero. </w:t>
        </w:r>
      </w:ins>
      <w:r w:rsidR="00B91F5E">
        <w:br w:type="page"/>
      </w:r>
    </w:p>
    <w:tbl>
      <w:tblPr>
        <w:tblW w:w="4840" w:type="dxa"/>
        <w:jc w:val="center"/>
        <w:tblInd w:w="93" w:type="dxa"/>
        <w:tblLook w:val="04A0" w:firstRow="1" w:lastRow="0" w:firstColumn="1" w:lastColumn="0" w:noHBand="0" w:noVBand="1"/>
      </w:tblPr>
      <w:tblGrid>
        <w:gridCol w:w="754"/>
        <w:gridCol w:w="615"/>
        <w:gridCol w:w="619"/>
        <w:gridCol w:w="619"/>
        <w:gridCol w:w="700"/>
        <w:gridCol w:w="754"/>
        <w:gridCol w:w="789"/>
      </w:tblGrid>
      <w:tr w:rsidR="00EA7DAD" w:rsidRPr="00EA7DAD" w:rsidTr="00EA7DAD">
        <w:trPr>
          <w:trHeight w:val="465"/>
          <w:jc w:val="center"/>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bookmarkStart w:id="61" w:name="_Ref396395738"/>
            <w:r w:rsidRPr="00EA7DAD">
              <w:rPr>
                <w:rFonts w:ascii="Calibri" w:eastAsia="Times New Roman" w:hAnsi="Calibri" w:cs="Times New Roman"/>
                <w:b/>
                <w:bCs/>
                <w:color w:val="FFFFFF"/>
                <w:sz w:val="16"/>
                <w:szCs w:val="16"/>
              </w:rPr>
              <w:lastRenderedPageBreak/>
              <w:t> </w:t>
            </w:r>
          </w:p>
        </w:tc>
        <w:tc>
          <w:tcPr>
            <w:tcW w:w="600" w:type="dxa"/>
            <w:tcBorders>
              <w:top w:val="single" w:sz="8" w:space="0" w:color="auto"/>
              <w:left w:val="nil"/>
              <w:bottom w:val="nil"/>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road1</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road2</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grass</w:t>
            </w:r>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tree</w:t>
            </w:r>
          </w:p>
        </w:tc>
        <w:tc>
          <w:tcPr>
            <w:tcW w:w="680" w:type="dxa"/>
            <w:tcBorders>
              <w:top w:val="single" w:sz="8" w:space="0" w:color="auto"/>
              <w:left w:val="nil"/>
              <w:bottom w:val="single" w:sz="8" w:space="0" w:color="auto"/>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building</w:t>
            </w:r>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False negative</w:t>
            </w:r>
          </w:p>
        </w:tc>
      </w:tr>
      <w:tr w:rsidR="00EA7DAD" w:rsidRPr="00EA7DAD" w:rsidTr="00EA7DAD">
        <w:trPr>
          <w:trHeight w:val="300"/>
          <w:jc w:val="center"/>
        </w:trPr>
        <w:tc>
          <w:tcPr>
            <w:tcW w:w="960" w:type="dxa"/>
            <w:vMerge w:val="restart"/>
            <w:tcBorders>
              <w:top w:val="nil"/>
              <w:left w:val="single" w:sz="8" w:space="0" w:color="auto"/>
              <w:bottom w:val="single" w:sz="8" w:space="0" w:color="000000"/>
              <w:right w:val="nil"/>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road1</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15</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11</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44.4%</w:t>
            </w:r>
          </w:p>
        </w:tc>
      </w:tr>
      <w:tr w:rsidR="00EA7DAD" w:rsidRPr="00EA7DAD" w:rsidTr="00EA7DAD">
        <w:trPr>
          <w:trHeight w:val="315"/>
          <w:jc w:val="center"/>
        </w:trPr>
        <w:tc>
          <w:tcPr>
            <w:tcW w:w="960" w:type="dxa"/>
            <w:vMerge/>
            <w:tcBorders>
              <w:top w:val="nil"/>
              <w:left w:val="single" w:sz="8" w:space="0" w:color="auto"/>
              <w:bottom w:val="single" w:sz="8" w:space="0" w:color="000000"/>
              <w:right w:val="nil"/>
            </w:tcBorders>
            <w:vAlign w:val="center"/>
            <w:hideMark/>
          </w:tcPr>
          <w:p w:rsidR="00EA7DAD" w:rsidRPr="00EA7DAD" w:rsidRDefault="00EA7DAD"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55.6%</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2.0%</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21.2%</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r>
      <w:tr w:rsidR="00EA7DAD" w:rsidRPr="00EA7DAD" w:rsidTr="00EA7DAD">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road2</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0.0%</w:t>
            </w:r>
          </w:p>
        </w:tc>
      </w:tr>
      <w:tr w:rsidR="00EA7DAD"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41.7%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r>
      <w:tr w:rsidR="00EA7DAD" w:rsidRPr="00EA7DAD" w:rsidTr="00EA7DAD">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grass</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963634"/>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25</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2</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7.4%</w:t>
            </w:r>
          </w:p>
        </w:tc>
      </w:tr>
      <w:tr w:rsidR="00EA7DAD"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963634"/>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65.8%</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4.8%</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r>
      <w:tr w:rsidR="00EA7DAD" w:rsidRPr="00EA7DAD" w:rsidTr="00EA7DAD">
        <w:trPr>
          <w:trHeight w:val="36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tree</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13</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tcBorders>
              <w:top w:val="single" w:sz="8" w:space="0" w:color="auto"/>
              <w:left w:val="single" w:sz="8" w:space="0" w:color="auto"/>
              <w:bottom w:val="nil"/>
              <w:right w:val="single" w:sz="8" w:space="0" w:color="auto"/>
            </w:tcBorders>
            <w:shd w:val="clear" w:color="000000" w:fill="FABF8F"/>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15</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46.4%</w:t>
            </w:r>
          </w:p>
        </w:tc>
      </w:tr>
      <w:tr w:rsidR="00EA7DAD"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33.3%</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tcBorders>
              <w:top w:val="nil"/>
              <w:left w:val="single" w:sz="8" w:space="0" w:color="auto"/>
              <w:bottom w:val="single" w:sz="8" w:space="0" w:color="auto"/>
              <w:right w:val="single" w:sz="8" w:space="0" w:color="auto"/>
            </w:tcBorders>
            <w:shd w:val="clear" w:color="000000" w:fill="FABF8F"/>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50.0%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r>
      <w:tr w:rsidR="00EA7DAD" w:rsidRPr="00EA7DAD" w:rsidTr="00EA7DAD">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building</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632523"/>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000000"/>
                <w:sz w:val="16"/>
                <w:szCs w:val="16"/>
              </w:rPr>
            </w:pPr>
            <w:r w:rsidRPr="00EA7DAD">
              <w:rPr>
                <w:rFonts w:ascii="Calibri" w:eastAsia="Times New Roman" w:hAnsi="Calibri" w:cs="Times New Roman"/>
                <w:b/>
                <w:bCs/>
                <w:color w:val="000000"/>
                <w:sz w:val="16"/>
                <w:szCs w:val="16"/>
              </w:rPr>
              <w:t>4</w:t>
            </w:r>
          </w:p>
        </w:tc>
        <w:tc>
          <w:tcPr>
            <w:tcW w:w="700" w:type="dxa"/>
            <w:vMerge w:val="restart"/>
            <w:tcBorders>
              <w:top w:val="nil"/>
              <w:left w:val="single" w:sz="8" w:space="0" w:color="auto"/>
              <w:bottom w:val="nil"/>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0.0%</w:t>
            </w:r>
          </w:p>
        </w:tc>
      </w:tr>
      <w:tr w:rsidR="00EA7DAD"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color w:val="FFFFFF"/>
                <w:sz w:val="16"/>
                <w:szCs w:val="16"/>
              </w:rPr>
            </w:pP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632523"/>
            <w:noWrap/>
            <w:vAlign w:val="center"/>
            <w:hideMark/>
          </w:tcPr>
          <w:p w:rsidR="00EA7DAD" w:rsidRPr="00EA7DAD" w:rsidRDefault="00EA7DAD" w:rsidP="00EA7DAD">
            <w:pPr>
              <w:spacing w:after="0" w:line="240" w:lineRule="auto"/>
              <w:jc w:val="center"/>
              <w:rPr>
                <w:rFonts w:ascii="Calibri" w:eastAsia="Times New Roman" w:hAnsi="Calibri" w:cs="Times New Roman"/>
                <w:i/>
                <w:iCs/>
                <w:color w:val="000000"/>
                <w:sz w:val="16"/>
                <w:szCs w:val="16"/>
              </w:rPr>
            </w:pPr>
            <w:r w:rsidRPr="00EA7DAD">
              <w:rPr>
                <w:rFonts w:ascii="Calibri" w:eastAsia="Times New Roman" w:hAnsi="Calibri" w:cs="Times New Roman"/>
                <w:i/>
                <w:iCs/>
                <w:color w:val="000000"/>
                <w:sz w:val="16"/>
                <w:szCs w:val="16"/>
              </w:rPr>
              <w:t>100.0%</w:t>
            </w:r>
          </w:p>
        </w:tc>
        <w:tc>
          <w:tcPr>
            <w:tcW w:w="700" w:type="dxa"/>
            <w:vMerge/>
            <w:tcBorders>
              <w:top w:val="nil"/>
              <w:left w:val="single" w:sz="8" w:space="0" w:color="auto"/>
              <w:bottom w:val="nil"/>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r>
      <w:tr w:rsidR="00EA7DAD" w:rsidRPr="00EA7DAD" w:rsidTr="00EA7DAD">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EA7DAD" w:rsidRPr="00EA7DAD" w:rsidRDefault="00EA7DAD" w:rsidP="00EA7DAD">
            <w:pPr>
              <w:spacing w:after="0" w:line="240" w:lineRule="auto"/>
              <w:jc w:val="center"/>
              <w:rPr>
                <w:rFonts w:ascii="Calibri" w:eastAsia="Times New Roman" w:hAnsi="Calibri" w:cs="Times New Roman"/>
                <w:b/>
                <w:bCs/>
                <w:color w:val="FFFFFF"/>
                <w:sz w:val="16"/>
                <w:szCs w:val="16"/>
              </w:rPr>
            </w:pPr>
            <w:r w:rsidRPr="00EA7DAD">
              <w:rPr>
                <w:rFonts w:ascii="Calibri" w:eastAsia="Times New Roman" w:hAnsi="Calibri" w:cs="Times New Roman"/>
                <w:b/>
                <w:bCs/>
                <w:color w:val="FFFFFF"/>
                <w:sz w:val="16"/>
                <w:szCs w:val="16"/>
              </w:rPr>
              <w:t>False positive</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0.0%</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58.3%</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30.6%</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11.8%</w:t>
            </w:r>
          </w:p>
        </w:tc>
        <w:tc>
          <w:tcPr>
            <w:tcW w:w="6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i/>
                <w:iCs/>
                <w:color w:val="FF0000"/>
                <w:sz w:val="16"/>
                <w:szCs w:val="16"/>
              </w:rPr>
            </w:pPr>
            <w:r w:rsidRPr="00EA7DAD">
              <w:rPr>
                <w:rFonts w:ascii="Calibri" w:eastAsia="Times New Roman" w:hAnsi="Calibri" w:cs="Times New Roman"/>
                <w:b/>
                <w:bCs/>
                <w:i/>
                <w:iCs/>
                <w:color w:val="FF0000"/>
                <w:sz w:val="16"/>
                <w:szCs w:val="16"/>
              </w:rPr>
              <w:t>0.0%</w:t>
            </w:r>
          </w:p>
        </w:tc>
        <w:tc>
          <w:tcPr>
            <w:tcW w:w="7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A7DAD" w:rsidRPr="00EA7DAD" w:rsidRDefault="00EA7DAD" w:rsidP="00EA7DAD">
            <w:pPr>
              <w:spacing w:after="0" w:line="240" w:lineRule="auto"/>
              <w:jc w:val="center"/>
              <w:rPr>
                <w:rFonts w:ascii="Calibri" w:eastAsia="Times New Roman" w:hAnsi="Calibri" w:cs="Times New Roman"/>
                <w:b/>
                <w:bCs/>
                <w:color w:val="4F6228"/>
                <w:sz w:val="16"/>
                <w:szCs w:val="16"/>
              </w:rPr>
            </w:pPr>
            <w:r w:rsidRPr="00EA7DAD">
              <w:rPr>
                <w:rFonts w:ascii="Calibri" w:eastAsia="Times New Roman" w:hAnsi="Calibri" w:cs="Times New Roman"/>
                <w:b/>
                <w:bCs/>
                <w:color w:val="4F6228"/>
                <w:sz w:val="16"/>
                <w:szCs w:val="16"/>
              </w:rPr>
              <w:t>71.9%</w:t>
            </w:r>
          </w:p>
        </w:tc>
      </w:tr>
      <w:tr w:rsidR="00EA7DAD" w:rsidRPr="00EA7DAD" w:rsidTr="00EA7DAD">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color w:val="FFFFFF"/>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c>
          <w:tcPr>
            <w:tcW w:w="70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c>
          <w:tcPr>
            <w:tcW w:w="680" w:type="dxa"/>
            <w:vMerge/>
            <w:tcBorders>
              <w:top w:val="nil"/>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i/>
                <w:iCs/>
                <w:color w:val="FF0000"/>
                <w:sz w:val="16"/>
                <w:szCs w:val="16"/>
              </w:rPr>
            </w:pPr>
          </w:p>
        </w:tc>
        <w:tc>
          <w:tcPr>
            <w:tcW w:w="700" w:type="dxa"/>
            <w:vMerge/>
            <w:tcBorders>
              <w:top w:val="single" w:sz="8" w:space="0" w:color="auto"/>
              <w:left w:val="single" w:sz="8" w:space="0" w:color="auto"/>
              <w:bottom w:val="single" w:sz="8" w:space="0" w:color="000000"/>
              <w:right w:val="single" w:sz="8" w:space="0" w:color="auto"/>
            </w:tcBorders>
            <w:vAlign w:val="center"/>
            <w:hideMark/>
          </w:tcPr>
          <w:p w:rsidR="00EA7DAD" w:rsidRPr="00EA7DAD" w:rsidRDefault="00EA7DAD" w:rsidP="00EA7DAD">
            <w:pPr>
              <w:spacing w:after="0" w:line="240" w:lineRule="auto"/>
              <w:jc w:val="left"/>
              <w:rPr>
                <w:rFonts w:ascii="Calibri" w:eastAsia="Times New Roman" w:hAnsi="Calibri" w:cs="Times New Roman"/>
                <w:b/>
                <w:bCs/>
                <w:color w:val="4F6228"/>
                <w:sz w:val="16"/>
                <w:szCs w:val="16"/>
              </w:rPr>
            </w:pPr>
          </w:p>
        </w:tc>
      </w:tr>
    </w:tbl>
    <w:p w:rsidR="00B91F5E" w:rsidRDefault="00336636" w:rsidP="00336636">
      <w:pPr>
        <w:pStyle w:val="Caption"/>
        <w:jc w:val="center"/>
      </w:pPr>
      <w:r>
        <w:t xml:space="preserve">Table </w:t>
      </w:r>
      <w:r>
        <w:fldChar w:fldCharType="begin"/>
      </w:r>
      <w:r>
        <w:instrText xml:space="preserve"> SEQ Table \* ARABIC </w:instrText>
      </w:r>
      <w:r>
        <w:fldChar w:fldCharType="separate"/>
      </w:r>
      <w:r w:rsidR="00D57947">
        <w:rPr>
          <w:noProof/>
        </w:rPr>
        <w:t>7</w:t>
      </w:r>
      <w:r>
        <w:fldChar w:fldCharType="end"/>
      </w:r>
      <w:bookmarkEnd w:id="61"/>
      <w:r>
        <w:t xml:space="preserve"> </w:t>
      </w:r>
      <w:r w:rsidRPr="007B6012">
        <w:t>Confusion matrix example</w:t>
      </w:r>
    </w:p>
    <w:p w:rsidR="004F18A4" w:rsidDel="004F18A4" w:rsidRDefault="004F18A4" w:rsidP="00AD4593">
      <w:pPr>
        <w:rPr>
          <w:del w:id="62" w:author="Zoltan Koppanyi" w:date="2014-08-21T15:01:00Z"/>
        </w:rPr>
      </w:pPr>
    </w:p>
    <w:p w:rsidR="00AD4593" w:rsidRDefault="00AD4593" w:rsidP="00AD4593">
      <w:pPr>
        <w:rPr>
          <w:ins w:id="63" w:author="Zoltan Koppanyi" w:date="2014-08-21T14:53:00Z"/>
        </w:rPr>
      </w:pPr>
      <w:ins w:id="64" w:author="Zoltan Koppanyi" w:date="2014-08-21T14:53:00Z">
        <w:r>
          <w:t xml:space="preserve">The </w:t>
        </w:r>
      </w:ins>
      <w:ins w:id="65" w:author="Zoltan Koppanyi" w:date="2014-08-21T14:55:00Z">
        <w:r>
          <w:t>percentages</w:t>
        </w:r>
      </w:ins>
      <w:ins w:id="66" w:author="Zoltan Koppanyi" w:date="2014-08-21T14:53:00Z">
        <w:r>
          <w:t xml:space="preserve"> under the numbers can be calculated by the following expression:</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AD4593" w:rsidTr="003F4436">
        <w:trPr>
          <w:ins w:id="67" w:author="Zoltan Koppanyi" w:date="2014-08-21T14:56:00Z"/>
        </w:trPr>
        <w:tc>
          <w:tcPr>
            <w:tcW w:w="9108" w:type="dxa"/>
            <w:vAlign w:val="center"/>
          </w:tcPr>
          <w:p w:rsidR="00AD4593" w:rsidRDefault="00AD4593" w:rsidP="00AD4593">
            <w:pPr>
              <w:pStyle w:val="NoSpacing"/>
              <w:rPr>
                <w:ins w:id="68" w:author="Zoltan Koppanyi" w:date="2014-08-21T14:56:00Z"/>
              </w:rPr>
            </w:pPr>
            <m:oMathPara>
              <m:oMath>
                <m:sSub>
                  <m:sSubPr>
                    <m:ctrlPr>
                      <w:ins w:id="69" w:author="Zoltan Koppanyi" w:date="2014-08-21T14:56:00Z">
                        <w:rPr>
                          <w:rFonts w:ascii="Cambria Math" w:hAnsi="Cambria Math"/>
                          <w:i/>
                        </w:rPr>
                      </w:ins>
                    </m:ctrlPr>
                  </m:sSubPr>
                  <m:e>
                    <m:r>
                      <w:ins w:id="70" w:author="Zoltan Koppanyi" w:date="2014-08-21T14:56:00Z">
                        <w:rPr>
                          <w:rFonts w:ascii="Cambria Math" w:hAnsi="Cambria Math"/>
                        </w:rPr>
                        <m:t>C</m:t>
                      </w:ins>
                    </m:r>
                  </m:e>
                  <m:sub>
                    <m:r>
                      <w:ins w:id="71" w:author="Zoltan Koppanyi" w:date="2014-08-21T14:56:00Z">
                        <w:rPr>
                          <w:rFonts w:ascii="Cambria Math" w:hAnsi="Cambria Math"/>
                        </w:rPr>
                        <m:t>i,j</m:t>
                      </w:ins>
                    </m:r>
                  </m:sub>
                </m:sSub>
                <m:r>
                  <w:ins w:id="72" w:author="Zoltan Koppanyi" w:date="2014-08-21T14:56:00Z">
                    <w:rPr>
                      <w:rFonts w:ascii="Cambria Math" w:hAnsi="Cambria Math"/>
                    </w:rPr>
                    <m:t>=</m:t>
                  </w:ins>
                </m:r>
                <m:f>
                  <m:fPr>
                    <m:ctrlPr>
                      <w:ins w:id="73" w:author="Zoltan Koppanyi" w:date="2014-08-21T14:56:00Z">
                        <w:rPr>
                          <w:rFonts w:ascii="Cambria Math" w:hAnsi="Cambria Math"/>
                          <w:i/>
                        </w:rPr>
                      </w:ins>
                    </m:ctrlPr>
                  </m:fPr>
                  <m:num>
                    <m:sSub>
                      <m:sSubPr>
                        <m:ctrlPr>
                          <w:ins w:id="74" w:author="Zoltan Koppanyi" w:date="2014-08-21T14:56:00Z">
                            <w:rPr>
                              <w:rFonts w:ascii="Cambria Math" w:hAnsi="Cambria Math"/>
                              <w:i/>
                            </w:rPr>
                          </w:ins>
                        </m:ctrlPr>
                      </m:sSubPr>
                      <m:e>
                        <m:r>
                          <w:ins w:id="75" w:author="Zoltan Koppanyi" w:date="2014-08-21T14:56:00Z">
                            <w:rPr>
                              <w:rFonts w:ascii="Cambria Math" w:hAnsi="Cambria Math"/>
                            </w:rPr>
                            <m:t>n</m:t>
                          </w:ins>
                        </m:r>
                      </m:e>
                      <m:sub>
                        <m:r>
                          <w:ins w:id="76" w:author="Zoltan Koppanyi" w:date="2014-08-21T14:56:00Z">
                            <w:rPr>
                              <w:rFonts w:ascii="Cambria Math" w:hAnsi="Cambria Math"/>
                            </w:rPr>
                            <m:t>i,j</m:t>
                          </w:ins>
                        </m:r>
                      </m:sub>
                    </m:sSub>
                  </m:num>
                  <m:den>
                    <m:nary>
                      <m:naryPr>
                        <m:chr m:val="∑"/>
                        <m:limLoc m:val="undOvr"/>
                        <m:ctrlPr>
                          <w:ins w:id="77" w:author="Zoltan Koppanyi" w:date="2014-08-21T14:56:00Z">
                            <w:rPr>
                              <w:rFonts w:ascii="Cambria Math" w:hAnsi="Cambria Math"/>
                              <w:i/>
                            </w:rPr>
                          </w:ins>
                        </m:ctrlPr>
                      </m:naryPr>
                      <m:sub>
                        <m:r>
                          <w:ins w:id="78" w:author="Zoltan Koppanyi" w:date="2014-08-21T14:56:00Z">
                            <w:rPr>
                              <w:rFonts w:ascii="Cambria Math" w:hAnsi="Cambria Math"/>
                            </w:rPr>
                            <m:t>k=1</m:t>
                          </w:ins>
                        </m:r>
                      </m:sub>
                      <m:sup>
                        <m:r>
                          <w:ins w:id="79" w:author="Zoltan Koppanyi" w:date="2014-08-21T14:57:00Z">
                            <w:rPr>
                              <w:rFonts w:ascii="Cambria Math" w:hAnsi="Cambria Math"/>
                            </w:rPr>
                            <m:t>N</m:t>
                          </w:ins>
                        </m:r>
                      </m:sup>
                      <m:e>
                        <m:sSub>
                          <m:sSubPr>
                            <m:ctrlPr>
                              <w:ins w:id="80" w:author="Zoltan Koppanyi" w:date="2014-08-21T14:56:00Z">
                                <w:rPr>
                                  <w:rFonts w:ascii="Cambria Math" w:hAnsi="Cambria Math"/>
                                  <w:i/>
                                </w:rPr>
                              </w:ins>
                            </m:ctrlPr>
                          </m:sSubPr>
                          <m:e>
                            <m:r>
                              <w:ins w:id="81" w:author="Zoltan Koppanyi" w:date="2014-08-21T14:56:00Z">
                                <w:rPr>
                                  <w:rFonts w:ascii="Cambria Math" w:hAnsi="Cambria Math"/>
                                </w:rPr>
                                <m:t>n</m:t>
                              </w:ins>
                            </m:r>
                          </m:e>
                          <m:sub>
                            <m:r>
                              <w:ins w:id="82" w:author="Zoltan Koppanyi" w:date="2014-08-21T14:57:00Z">
                                <w:rPr>
                                  <w:rFonts w:ascii="Cambria Math" w:hAnsi="Cambria Math"/>
                                </w:rPr>
                                <m:t>k</m:t>
                              </w:ins>
                            </m:r>
                            <m:r>
                              <w:ins w:id="83" w:author="Zoltan Koppanyi" w:date="2014-08-21T14:56:00Z">
                                <w:rPr>
                                  <w:rFonts w:ascii="Cambria Math" w:hAnsi="Cambria Math"/>
                                </w:rPr>
                                <m:t>,j</m:t>
                              </w:ins>
                            </m:r>
                          </m:sub>
                        </m:sSub>
                      </m:e>
                    </m:nary>
                    <m:r>
                      <w:ins w:id="84" w:author="Zoltan Koppanyi" w:date="2014-08-21T14:57:00Z">
                        <w:rPr>
                          <w:rFonts w:ascii="Cambria Math" w:hAnsi="Cambria Math"/>
                        </w:rPr>
                        <m:t>+</m:t>
                      </w:ins>
                    </m:r>
                    <m:nary>
                      <m:naryPr>
                        <m:chr m:val="∑"/>
                        <m:limLoc m:val="undOvr"/>
                        <m:ctrlPr>
                          <w:ins w:id="85" w:author="Zoltan Koppanyi" w:date="2014-08-21T14:57:00Z">
                            <w:rPr>
                              <w:rFonts w:ascii="Cambria Math" w:hAnsi="Cambria Math"/>
                              <w:i/>
                            </w:rPr>
                          </w:ins>
                        </m:ctrlPr>
                      </m:naryPr>
                      <m:sub>
                        <m:r>
                          <w:ins w:id="86" w:author="Zoltan Koppanyi" w:date="2014-08-21T14:57:00Z">
                            <w:rPr>
                              <w:rFonts w:ascii="Cambria Math" w:hAnsi="Cambria Math"/>
                            </w:rPr>
                            <m:t>k=1</m:t>
                          </w:ins>
                        </m:r>
                      </m:sub>
                      <m:sup>
                        <m:r>
                          <w:ins w:id="87" w:author="Zoltan Koppanyi" w:date="2014-08-21T14:57:00Z">
                            <w:rPr>
                              <w:rFonts w:ascii="Cambria Math" w:hAnsi="Cambria Math"/>
                            </w:rPr>
                            <m:t>N</m:t>
                          </w:ins>
                        </m:r>
                      </m:sup>
                      <m:e>
                        <m:sSub>
                          <m:sSubPr>
                            <m:ctrlPr>
                              <w:ins w:id="88" w:author="Zoltan Koppanyi" w:date="2014-08-21T14:57:00Z">
                                <w:rPr>
                                  <w:rFonts w:ascii="Cambria Math" w:hAnsi="Cambria Math"/>
                                  <w:i/>
                                </w:rPr>
                              </w:ins>
                            </m:ctrlPr>
                          </m:sSubPr>
                          <m:e>
                            <m:r>
                              <w:ins w:id="89" w:author="Zoltan Koppanyi" w:date="2014-08-21T14:57:00Z">
                                <w:rPr>
                                  <w:rFonts w:ascii="Cambria Math" w:hAnsi="Cambria Math"/>
                                </w:rPr>
                                <m:t>n</m:t>
                              </w:ins>
                            </m:r>
                          </m:e>
                          <m:sub>
                            <m:r>
                              <w:ins w:id="90" w:author="Zoltan Koppanyi" w:date="2014-08-21T14:57:00Z">
                                <w:rPr>
                                  <w:rFonts w:ascii="Cambria Math" w:hAnsi="Cambria Math"/>
                                </w:rPr>
                                <m:t>i</m:t>
                              </w:ins>
                            </m:r>
                            <m:r>
                              <w:ins w:id="91" w:author="Zoltan Koppanyi" w:date="2014-08-21T14:57:00Z">
                                <w:rPr>
                                  <w:rFonts w:ascii="Cambria Math" w:hAnsi="Cambria Math"/>
                                </w:rPr>
                                <m:t>,</m:t>
                              </w:ins>
                            </m:r>
                            <m:r>
                              <w:ins w:id="92" w:author="Zoltan Koppanyi" w:date="2014-08-21T14:57:00Z">
                                <w:rPr>
                                  <w:rFonts w:ascii="Cambria Math" w:hAnsi="Cambria Math"/>
                                </w:rPr>
                                <m:t>k</m:t>
                              </w:ins>
                            </m:r>
                          </m:sub>
                        </m:sSub>
                        <m:r>
                          <w:ins w:id="93" w:author="Zoltan Koppanyi" w:date="2014-08-21T14:57:00Z">
                            <w:rPr>
                              <w:rFonts w:ascii="Cambria Math" w:hAnsi="Cambria Math"/>
                            </w:rPr>
                            <m:t>-</m:t>
                          </w:ins>
                        </m:r>
                        <m:sSub>
                          <m:sSubPr>
                            <m:ctrlPr>
                              <w:ins w:id="94" w:author="Zoltan Koppanyi" w:date="2014-08-21T14:57:00Z">
                                <w:rPr>
                                  <w:rFonts w:ascii="Cambria Math" w:hAnsi="Cambria Math"/>
                                  <w:i/>
                                </w:rPr>
                              </w:ins>
                            </m:ctrlPr>
                          </m:sSubPr>
                          <m:e>
                            <m:r>
                              <w:ins w:id="95" w:author="Zoltan Koppanyi" w:date="2014-08-21T14:57:00Z">
                                <w:rPr>
                                  <w:rFonts w:ascii="Cambria Math" w:hAnsi="Cambria Math"/>
                                </w:rPr>
                                <m:t>n</m:t>
                              </w:ins>
                            </m:r>
                          </m:e>
                          <m:sub>
                            <m:r>
                              <w:ins w:id="96" w:author="Zoltan Koppanyi" w:date="2014-08-21T14:57:00Z">
                                <w:rPr>
                                  <w:rFonts w:ascii="Cambria Math" w:hAnsi="Cambria Math"/>
                                </w:rPr>
                                <m:t>i,j</m:t>
                              </w:ins>
                            </m:r>
                          </m:sub>
                        </m:sSub>
                      </m:e>
                    </m:nary>
                  </m:den>
                </m:f>
                <m:r>
                  <w:ins w:id="97" w:author="Zoltan Koppanyi" w:date="2014-08-21T14:58:00Z">
                    <w:rPr>
                      <w:rFonts w:ascii="Cambria Math" w:hAnsi="Cambria Math"/>
                    </w:rPr>
                    <m:t>*100</m:t>
                  </w:ins>
                </m:r>
                <m:r>
                  <w:ins w:id="98" w:author="Zoltan Koppanyi" w:date="2014-08-21T15:19:00Z">
                    <w:rPr>
                      <w:rFonts w:ascii="Cambria Math" w:hAnsi="Cambria Math"/>
                    </w:rPr>
                    <m:t xml:space="preserve"> %</m:t>
                  </w:ins>
                </m:r>
                <m:r>
                  <w:ins w:id="99" w:author="Zoltan Koppanyi" w:date="2014-08-21T14:58:00Z">
                    <w:rPr>
                      <w:rFonts w:ascii="Cambria Math" w:hAnsi="Cambria Math"/>
                    </w:rPr>
                    <m:t>,</m:t>
                  </w:ins>
                </m:r>
              </m:oMath>
            </m:oMathPara>
          </w:p>
        </w:tc>
        <w:tc>
          <w:tcPr>
            <w:tcW w:w="468" w:type="dxa"/>
            <w:vAlign w:val="center"/>
          </w:tcPr>
          <w:p w:rsidR="00AD4593" w:rsidRDefault="00AD4593" w:rsidP="00343F67">
            <w:pPr>
              <w:pStyle w:val="NoSpacing"/>
              <w:rPr>
                <w:ins w:id="100" w:author="Zoltan Koppanyi" w:date="2014-08-21T14:56:00Z"/>
              </w:rPr>
            </w:pPr>
            <w:ins w:id="101" w:author="Zoltan Koppanyi" w:date="2014-08-21T14:56:00Z">
              <w:r>
                <w:t>(</w:t>
              </w:r>
            </w:ins>
            <w:ins w:id="102" w:author="Zoltan Koppanyi" w:date="2014-08-21T15:15:00Z">
              <w:r w:rsidR="00343F67">
                <w:t>x</w:t>
              </w:r>
            </w:ins>
            <w:ins w:id="103" w:author="Zoltan Koppanyi" w:date="2014-08-21T14:56:00Z">
              <w:r>
                <w:t>)</w:t>
              </w:r>
            </w:ins>
          </w:p>
        </w:tc>
      </w:tr>
    </w:tbl>
    <w:p w:rsidR="00AD4593" w:rsidRDefault="00AD4593" w:rsidP="00AD4593">
      <w:pPr>
        <w:rPr>
          <w:ins w:id="104" w:author="Zoltan Koppanyi" w:date="2014-08-21T14:58:00Z"/>
        </w:rPr>
      </w:pPr>
    </w:p>
    <w:p w:rsidR="00AD4593" w:rsidRDefault="00AD4593" w:rsidP="00AD4593">
      <w:pPr>
        <w:rPr>
          <w:ins w:id="105" w:author="Zoltan Koppanyi" w:date="2014-08-21T15:01:00Z"/>
          <w:rFonts w:eastAsiaTheme="minorEastAsia"/>
        </w:rPr>
      </w:pPr>
      <w:proofErr w:type="gramStart"/>
      <w:ins w:id="106" w:author="Zoltan Koppanyi" w:date="2014-08-21T14:58:00Z">
        <w:r>
          <w:t>where</w:t>
        </w:r>
        <w:proofErr w:type="gramEnd"/>
        <w:r>
          <w:t xml:space="preserve"> </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Pr>
            <w:rFonts w:eastAsiaTheme="minorEastAsia"/>
          </w:rPr>
          <w:t xml:space="preserve"> is the number of the (</w:t>
        </w:r>
        <w:proofErr w:type="spellStart"/>
        <w:r w:rsidRPr="00AD4593">
          <w:rPr>
            <w:rFonts w:eastAsiaTheme="minorEastAsia"/>
            <w:i/>
            <w:rPrChange w:id="107" w:author="Zoltan Koppanyi" w:date="2014-08-21T14:58:00Z">
              <w:rPr>
                <w:rFonts w:eastAsiaTheme="minorEastAsia"/>
              </w:rPr>
            </w:rPrChange>
          </w:rPr>
          <w:t>i,j</w:t>
        </w:r>
        <w:proofErr w:type="spellEnd"/>
        <w:r>
          <w:rPr>
            <w:rFonts w:eastAsiaTheme="minorEastAsia"/>
          </w:rPr>
          <w:t>) cell and N is the number of the classes</w:t>
        </w:r>
      </w:ins>
      <w:ins w:id="108" w:author="Zoltan Koppanyi" w:date="2014-08-21T15:01:00Z">
        <w:r w:rsidR="004F18A4">
          <w:rPr>
            <w:rFonts w:eastAsiaTheme="minorEastAsia"/>
          </w:rPr>
          <w:t>.</w:t>
        </w:r>
      </w:ins>
      <w:ins w:id="109" w:author="Zoltan Koppanyi" w:date="2014-08-21T15:04:00Z">
        <w:r w:rsidR="00481D2A">
          <w:rPr>
            <w:rFonts w:eastAsiaTheme="minorEastAsia"/>
          </w:rPr>
          <w:t xml:space="preserve"> Thus, the percentage shows the ratio of the total matches and the total mismatches</w:t>
        </w:r>
        <w:r w:rsidR="00F07459">
          <w:rPr>
            <w:rFonts w:eastAsiaTheme="minorEastAsia"/>
          </w:rPr>
          <w:t xml:space="preserve"> (not depend on the number of the points within the classes)</w:t>
        </w:r>
        <w:r w:rsidR="00481D2A">
          <w:rPr>
            <w:rFonts w:eastAsiaTheme="minorEastAsia"/>
          </w:rPr>
          <w:t>.</w:t>
        </w:r>
      </w:ins>
    </w:p>
    <w:p w:rsidR="00343F67" w:rsidRDefault="004F18A4" w:rsidP="004F18A4">
      <w:pPr>
        <w:rPr>
          <w:ins w:id="110" w:author="Zoltan Koppanyi" w:date="2014-08-21T15:13:00Z"/>
        </w:rPr>
      </w:pPr>
      <w:ins w:id="111" w:author="Zoltan Koppanyi" w:date="2014-08-21T15:01:00Z">
        <w:r>
          <w:t xml:space="preserve">Note that the cells are colorized. If </w:t>
        </w:r>
        <w:r>
          <w:t xml:space="preserve">the color is darker, the percentage is also higher. </w:t>
        </w:r>
        <w:r w:rsidR="009A6C8F">
          <w:t xml:space="preserve">If </w:t>
        </w:r>
      </w:ins>
      <w:ins w:id="112" w:author="Zoltan Koppanyi" w:date="2014-08-21T15:03:00Z">
        <w:r w:rsidR="009A6C8F">
          <w:t xml:space="preserve">same shades repeat </w:t>
        </w:r>
      </w:ins>
      <w:ins w:id="113" w:author="Zoltan Koppanyi" w:date="2014-08-21T15:02:00Z">
        <w:r w:rsidR="009A6C8F">
          <w:t xml:space="preserve">within </w:t>
        </w:r>
      </w:ins>
      <w:ins w:id="114" w:author="Zoltan Koppanyi" w:date="2014-08-21T15:03:00Z">
        <w:r w:rsidR="009A6C8F">
          <w:t xml:space="preserve">a </w:t>
        </w:r>
      </w:ins>
      <w:ins w:id="115" w:author="Zoltan Koppanyi" w:date="2014-08-21T15:02:00Z">
        <w:r w:rsidR="009A6C8F">
          <w:t>column, it means that the classifier cannot distinguish the classes properly</w:t>
        </w:r>
      </w:ins>
      <w:ins w:id="116" w:author="Zoltan Koppanyi" w:date="2014-08-21T15:20:00Z">
        <w:r w:rsidR="00776A1A">
          <w:t xml:space="preserve"> (see the column of road2)</w:t>
        </w:r>
      </w:ins>
      <w:ins w:id="117" w:author="Zoltan Koppanyi" w:date="2014-08-21T15:02:00Z">
        <w:r w:rsidR="009A6C8F">
          <w:t>.</w:t>
        </w:r>
      </w:ins>
      <w:ins w:id="118" w:author="Zoltan Koppanyi" w:date="2014-08-21T15:03:00Z">
        <w:r w:rsidR="00481D2A">
          <w:t xml:space="preserve"> The ratios of false positives and false negatives are found in the last rows and columns. The false </w:t>
        </w:r>
      </w:ins>
      <w:ins w:id="119" w:author="Zoltan Koppanyi" w:date="2014-08-21T15:11:00Z">
        <w:r w:rsidR="00343F67">
          <w:t>negative</w:t>
        </w:r>
      </w:ins>
      <w:ins w:id="120" w:author="Zoltan Koppanyi" w:date="2014-08-21T15:03:00Z">
        <w:r w:rsidR="00343F67">
          <w:t xml:space="preserve"> </w:t>
        </w:r>
      </w:ins>
      <w:ins w:id="121" w:author="Zoltan Koppanyi" w:date="2014-08-21T15:11:00Z">
        <w:r w:rsidR="00343F67">
          <w:t xml:space="preserve">shows the ratio of the mismatches, when </w:t>
        </w:r>
      </w:ins>
      <w:ins w:id="122" w:author="Zoltan Koppanyi" w:date="2014-08-21T15:12:00Z">
        <w:r w:rsidR="00343F67">
          <w:t xml:space="preserve">the class indicated by the column was selected, but the class of the row was supposed to be selected. The </w:t>
        </w:r>
      </w:ins>
      <w:ins w:id="123" w:author="Zoltan Koppanyi" w:date="2014-08-21T15:13:00Z">
        <w:r w:rsidR="00343F67">
          <w:t>calculation</w:t>
        </w:r>
      </w:ins>
      <w:ins w:id="124" w:author="Zoltan Koppanyi" w:date="2014-08-21T15:12:00Z">
        <w:r w:rsidR="00343F67">
          <w:t xml:space="preserve"> </w:t>
        </w:r>
      </w:ins>
      <w:ins w:id="125" w:author="Zoltan Koppanyi" w:date="2014-08-21T15:13:00Z">
        <w:r w:rsidR="00343F67">
          <w:t>is the following:</w:t>
        </w:r>
      </w:ins>
    </w:p>
    <w:p w:rsidR="00343F67" w:rsidRDefault="00343F67" w:rsidP="004F18A4">
      <w:pPr>
        <w:rPr>
          <w:ins w:id="126" w:author="Zoltan Koppanyi" w:date="2014-08-21T15:13:00Z"/>
        </w:rPr>
      </w:pPr>
      <w:del w:id="127" w:author="Zoltan Koppanyi" w:date="2014-08-21T15:11:00Z">
        <w:r w:rsidDel="00343F67">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343F67" w:rsidTr="003F4436">
        <w:trPr>
          <w:ins w:id="128" w:author="Zoltan Koppanyi" w:date="2014-08-21T15:13:00Z"/>
        </w:trPr>
        <w:tc>
          <w:tcPr>
            <w:tcW w:w="9108" w:type="dxa"/>
            <w:vAlign w:val="center"/>
          </w:tcPr>
          <w:p w:rsidR="00343F67" w:rsidRDefault="00343F67" w:rsidP="00343F67">
            <w:pPr>
              <w:pStyle w:val="NoSpacing"/>
              <w:rPr>
                <w:ins w:id="129" w:author="Zoltan Koppanyi" w:date="2014-08-21T15:13:00Z"/>
              </w:rPr>
            </w:pPr>
            <m:oMathPara>
              <m:oMath>
                <m:sSub>
                  <m:sSubPr>
                    <m:ctrlPr>
                      <w:ins w:id="130" w:author="Zoltan Koppanyi" w:date="2014-08-21T15:13:00Z">
                        <w:rPr>
                          <w:rFonts w:ascii="Cambria Math" w:hAnsi="Cambria Math"/>
                          <w:i/>
                        </w:rPr>
                      </w:ins>
                    </m:ctrlPr>
                  </m:sSubPr>
                  <m:e>
                    <m:r>
                      <w:ins w:id="131" w:author="Zoltan Koppanyi" w:date="2014-08-21T15:14:00Z">
                        <w:rPr>
                          <w:rFonts w:ascii="Cambria Math" w:hAnsi="Cambria Math"/>
                        </w:rPr>
                        <m:t>N</m:t>
                      </w:ins>
                    </m:r>
                  </m:e>
                  <m:sub>
                    <m:r>
                      <w:ins w:id="132" w:author="Zoltan Koppanyi" w:date="2014-08-21T15:13:00Z">
                        <w:rPr>
                          <w:rFonts w:ascii="Cambria Math" w:hAnsi="Cambria Math"/>
                        </w:rPr>
                        <m:t>i</m:t>
                      </w:ins>
                    </m:r>
                  </m:sub>
                </m:sSub>
                <m:r>
                  <w:ins w:id="133" w:author="Zoltan Koppanyi" w:date="2014-08-21T15:13:00Z">
                    <w:rPr>
                      <w:rFonts w:ascii="Cambria Math" w:hAnsi="Cambria Math"/>
                    </w:rPr>
                    <m:t>=</m:t>
                  </w:ins>
                </m:r>
                <m:f>
                  <m:fPr>
                    <m:ctrlPr>
                      <w:ins w:id="134" w:author="Zoltan Koppanyi" w:date="2014-08-21T15:13:00Z">
                        <w:rPr>
                          <w:rFonts w:ascii="Cambria Math" w:hAnsi="Cambria Math"/>
                          <w:i/>
                        </w:rPr>
                      </w:ins>
                    </m:ctrlPr>
                  </m:fPr>
                  <m:num>
                    <m:sSub>
                      <m:sSubPr>
                        <m:ctrlPr>
                          <w:ins w:id="135" w:author="Zoltan Koppanyi" w:date="2014-08-21T15:13:00Z">
                            <w:rPr>
                              <w:rFonts w:ascii="Cambria Math" w:hAnsi="Cambria Math"/>
                              <w:i/>
                            </w:rPr>
                          </w:ins>
                        </m:ctrlPr>
                      </m:sSubPr>
                      <m:e>
                        <m:r>
                          <w:ins w:id="136" w:author="Zoltan Koppanyi" w:date="2014-08-21T15:13:00Z">
                            <w:rPr>
                              <w:rFonts w:ascii="Cambria Math" w:hAnsi="Cambria Math"/>
                            </w:rPr>
                            <m:t>n</m:t>
                          </w:ins>
                        </m:r>
                      </m:e>
                      <m:sub>
                        <m:r>
                          <w:ins w:id="137" w:author="Zoltan Koppanyi" w:date="2014-08-21T15:13:00Z">
                            <w:rPr>
                              <w:rFonts w:ascii="Cambria Math" w:hAnsi="Cambria Math"/>
                            </w:rPr>
                            <m:t>i,</m:t>
                          </w:ins>
                        </m:r>
                        <m:r>
                          <w:ins w:id="138" w:author="Zoltan Koppanyi" w:date="2014-08-21T15:14:00Z">
                            <w:rPr>
                              <w:rFonts w:ascii="Cambria Math" w:hAnsi="Cambria Math"/>
                            </w:rPr>
                            <m:t>i</m:t>
                          </w:ins>
                        </m:r>
                      </m:sub>
                    </m:sSub>
                  </m:num>
                  <m:den>
                    <m:nary>
                      <m:naryPr>
                        <m:chr m:val="∑"/>
                        <m:limLoc m:val="undOvr"/>
                        <m:ctrlPr>
                          <w:ins w:id="139" w:author="Zoltan Koppanyi" w:date="2014-08-21T15:13:00Z">
                            <w:rPr>
                              <w:rFonts w:ascii="Cambria Math" w:hAnsi="Cambria Math"/>
                              <w:i/>
                            </w:rPr>
                          </w:ins>
                        </m:ctrlPr>
                      </m:naryPr>
                      <m:sub>
                        <m:r>
                          <w:ins w:id="140" w:author="Zoltan Koppanyi" w:date="2014-08-21T15:13:00Z">
                            <w:rPr>
                              <w:rFonts w:ascii="Cambria Math" w:hAnsi="Cambria Math"/>
                            </w:rPr>
                            <m:t>k=1</m:t>
                          </w:ins>
                        </m:r>
                      </m:sub>
                      <m:sup>
                        <m:r>
                          <w:ins w:id="141" w:author="Zoltan Koppanyi" w:date="2014-08-21T15:13:00Z">
                            <w:rPr>
                              <w:rFonts w:ascii="Cambria Math" w:hAnsi="Cambria Math"/>
                            </w:rPr>
                            <m:t>N</m:t>
                          </w:ins>
                        </m:r>
                      </m:sup>
                      <m:e>
                        <m:sSub>
                          <m:sSubPr>
                            <m:ctrlPr>
                              <w:ins w:id="142" w:author="Zoltan Koppanyi" w:date="2014-08-21T15:13:00Z">
                                <w:rPr>
                                  <w:rFonts w:ascii="Cambria Math" w:hAnsi="Cambria Math"/>
                                  <w:i/>
                                </w:rPr>
                              </w:ins>
                            </m:ctrlPr>
                          </m:sSubPr>
                          <m:e>
                            <m:r>
                              <w:ins w:id="143" w:author="Zoltan Koppanyi" w:date="2014-08-21T15:13:00Z">
                                <w:rPr>
                                  <w:rFonts w:ascii="Cambria Math" w:hAnsi="Cambria Math"/>
                                </w:rPr>
                                <m:t>n</m:t>
                              </w:ins>
                            </m:r>
                          </m:e>
                          <m:sub>
                            <m:r>
                              <w:ins w:id="144" w:author="Zoltan Koppanyi" w:date="2014-08-21T15:13:00Z">
                                <w:rPr>
                                  <w:rFonts w:ascii="Cambria Math" w:hAnsi="Cambria Math"/>
                                </w:rPr>
                                <m:t>k,j</m:t>
                              </w:ins>
                            </m:r>
                          </m:sub>
                        </m:sSub>
                      </m:e>
                    </m:nary>
                  </m:den>
                </m:f>
                <m:r>
                  <w:ins w:id="145" w:author="Zoltan Koppanyi" w:date="2014-08-21T15:13:00Z">
                    <w:rPr>
                      <w:rFonts w:ascii="Cambria Math" w:hAnsi="Cambria Math"/>
                    </w:rPr>
                    <m:t>*100</m:t>
                  </w:ins>
                </m:r>
                <m:r>
                  <w:ins w:id="146" w:author="Zoltan Koppanyi" w:date="2014-08-21T15:19:00Z">
                    <w:rPr>
                      <w:rFonts w:ascii="Cambria Math" w:hAnsi="Cambria Math"/>
                    </w:rPr>
                    <m:t xml:space="preserve"> %</m:t>
                  </w:ins>
                </m:r>
                <m:r>
                  <w:ins w:id="147" w:author="Zoltan Koppanyi" w:date="2014-08-21T15:14:00Z">
                    <w:rPr>
                      <w:rFonts w:ascii="Cambria Math" w:hAnsi="Cambria Math"/>
                    </w:rPr>
                    <m:t>.</m:t>
                  </w:ins>
                </m:r>
              </m:oMath>
            </m:oMathPara>
          </w:p>
        </w:tc>
        <w:tc>
          <w:tcPr>
            <w:tcW w:w="468" w:type="dxa"/>
            <w:vAlign w:val="center"/>
          </w:tcPr>
          <w:p w:rsidR="00343F67" w:rsidRDefault="00343F67" w:rsidP="00343F67">
            <w:pPr>
              <w:pStyle w:val="NoSpacing"/>
              <w:rPr>
                <w:ins w:id="148" w:author="Zoltan Koppanyi" w:date="2014-08-21T15:13:00Z"/>
              </w:rPr>
            </w:pPr>
            <w:ins w:id="149" w:author="Zoltan Koppanyi" w:date="2014-08-21T15:13:00Z">
              <w:r>
                <w:t>(</w:t>
              </w:r>
            </w:ins>
            <w:ins w:id="150" w:author="Zoltan Koppanyi" w:date="2014-08-21T15:15:00Z">
              <w:r>
                <w:t>x</w:t>
              </w:r>
            </w:ins>
            <w:ins w:id="151" w:author="Zoltan Koppanyi" w:date="2014-08-21T15:13:00Z">
              <w:r>
                <w:t>)</w:t>
              </w:r>
            </w:ins>
          </w:p>
        </w:tc>
      </w:tr>
    </w:tbl>
    <w:p w:rsidR="004F18A4" w:rsidRDefault="004F18A4" w:rsidP="004F18A4">
      <w:pPr>
        <w:rPr>
          <w:ins w:id="152" w:author="Zoltan Koppanyi" w:date="2014-08-21T15:01:00Z"/>
        </w:rPr>
      </w:pPr>
    </w:p>
    <w:p w:rsidR="004F18A4" w:rsidRDefault="00343F67" w:rsidP="00AD4593">
      <w:pPr>
        <w:rPr>
          <w:ins w:id="153" w:author="Zoltan Koppanyi" w:date="2014-08-21T15:15:00Z"/>
        </w:rPr>
      </w:pPr>
      <w:ins w:id="154" w:author="Zoltan Koppanyi" w:date="2014-08-21T15:14:00Z">
        <w:r>
          <w:t xml:space="preserve">In case of false positive, the </w:t>
        </w:r>
      </w:ins>
      <w:ins w:id="155" w:author="Zoltan Koppanyi" w:date="2014-08-21T15:15:00Z">
        <w:r w:rsidR="00A86A94">
          <w:t>classifier chooses</w:t>
        </w:r>
      </w:ins>
      <w:ins w:id="156" w:author="Zoltan Koppanyi" w:date="2014-08-21T15:14:00Z">
        <w:r>
          <w:t xml:space="preserve"> the class of the row, but it was supposed to be in the class of the column:</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343F67" w:rsidTr="003F4436">
        <w:trPr>
          <w:ins w:id="157" w:author="Zoltan Koppanyi" w:date="2014-08-21T15:15:00Z"/>
        </w:trPr>
        <w:tc>
          <w:tcPr>
            <w:tcW w:w="9108" w:type="dxa"/>
            <w:vAlign w:val="center"/>
          </w:tcPr>
          <w:p w:rsidR="00343F67" w:rsidRDefault="00343F67" w:rsidP="00E852E3">
            <w:pPr>
              <w:pStyle w:val="NoSpacing"/>
              <w:rPr>
                <w:ins w:id="158" w:author="Zoltan Koppanyi" w:date="2014-08-21T15:15:00Z"/>
              </w:rPr>
            </w:pPr>
            <m:oMathPara>
              <m:oMath>
                <m:sSub>
                  <m:sSubPr>
                    <m:ctrlPr>
                      <w:ins w:id="159" w:author="Zoltan Koppanyi" w:date="2014-08-21T15:15:00Z">
                        <w:rPr>
                          <w:rFonts w:ascii="Cambria Math" w:hAnsi="Cambria Math"/>
                          <w:i/>
                        </w:rPr>
                      </w:ins>
                    </m:ctrlPr>
                  </m:sSubPr>
                  <m:e>
                    <m:r>
                      <w:ins w:id="160" w:author="Zoltan Koppanyi" w:date="2014-08-21T15:15:00Z">
                        <w:rPr>
                          <w:rFonts w:ascii="Cambria Math" w:hAnsi="Cambria Math"/>
                        </w:rPr>
                        <m:t>P</m:t>
                      </w:ins>
                    </m:r>
                  </m:e>
                  <m:sub>
                    <m:r>
                      <w:ins w:id="161" w:author="Zoltan Koppanyi" w:date="2014-08-21T15:15:00Z">
                        <w:rPr>
                          <w:rFonts w:ascii="Cambria Math" w:hAnsi="Cambria Math"/>
                        </w:rPr>
                        <m:t>j</m:t>
                      </w:ins>
                    </m:r>
                  </m:sub>
                </m:sSub>
                <m:r>
                  <w:ins w:id="162" w:author="Zoltan Koppanyi" w:date="2014-08-21T15:15:00Z">
                    <w:rPr>
                      <w:rFonts w:ascii="Cambria Math" w:hAnsi="Cambria Math"/>
                    </w:rPr>
                    <m:t>=</m:t>
                  </w:ins>
                </m:r>
                <m:f>
                  <m:fPr>
                    <m:ctrlPr>
                      <w:ins w:id="163" w:author="Zoltan Koppanyi" w:date="2014-08-21T15:15:00Z">
                        <w:rPr>
                          <w:rFonts w:ascii="Cambria Math" w:hAnsi="Cambria Math"/>
                          <w:i/>
                        </w:rPr>
                      </w:ins>
                    </m:ctrlPr>
                  </m:fPr>
                  <m:num>
                    <m:sSub>
                      <m:sSubPr>
                        <m:ctrlPr>
                          <w:ins w:id="164" w:author="Zoltan Koppanyi" w:date="2014-08-21T15:15:00Z">
                            <w:rPr>
                              <w:rFonts w:ascii="Cambria Math" w:hAnsi="Cambria Math"/>
                              <w:i/>
                            </w:rPr>
                          </w:ins>
                        </m:ctrlPr>
                      </m:sSubPr>
                      <m:e>
                        <m:r>
                          <w:ins w:id="165" w:author="Zoltan Koppanyi" w:date="2014-08-21T15:15:00Z">
                            <w:rPr>
                              <w:rFonts w:ascii="Cambria Math" w:hAnsi="Cambria Math"/>
                            </w:rPr>
                            <m:t>n</m:t>
                          </w:ins>
                        </m:r>
                      </m:e>
                      <m:sub>
                        <m:r>
                          <w:ins w:id="166" w:author="Zoltan Koppanyi" w:date="2014-08-21T15:15:00Z">
                            <w:rPr>
                              <w:rFonts w:ascii="Cambria Math" w:hAnsi="Cambria Math"/>
                            </w:rPr>
                            <m:t>j</m:t>
                          </w:ins>
                        </m:r>
                        <m:r>
                          <w:ins w:id="167" w:author="Zoltan Koppanyi" w:date="2014-08-21T15:15:00Z">
                            <w:rPr>
                              <w:rFonts w:ascii="Cambria Math" w:hAnsi="Cambria Math"/>
                            </w:rPr>
                            <m:t>,</m:t>
                          </w:ins>
                        </m:r>
                        <m:r>
                          <w:ins w:id="168" w:author="Zoltan Koppanyi" w:date="2014-08-21T15:15:00Z">
                            <w:rPr>
                              <w:rFonts w:ascii="Cambria Math" w:hAnsi="Cambria Math"/>
                            </w:rPr>
                            <m:t>j</m:t>
                          </w:ins>
                        </m:r>
                      </m:sub>
                    </m:sSub>
                  </m:num>
                  <m:den>
                    <m:nary>
                      <m:naryPr>
                        <m:chr m:val="∑"/>
                        <m:limLoc m:val="undOvr"/>
                        <m:ctrlPr>
                          <w:ins w:id="169" w:author="Zoltan Koppanyi" w:date="2014-08-21T15:15:00Z">
                            <w:rPr>
                              <w:rFonts w:ascii="Cambria Math" w:hAnsi="Cambria Math"/>
                              <w:i/>
                            </w:rPr>
                          </w:ins>
                        </m:ctrlPr>
                      </m:naryPr>
                      <m:sub>
                        <m:r>
                          <w:ins w:id="170" w:author="Zoltan Koppanyi" w:date="2014-08-21T15:15:00Z">
                            <w:rPr>
                              <w:rFonts w:ascii="Cambria Math" w:hAnsi="Cambria Math"/>
                            </w:rPr>
                            <m:t>k=1</m:t>
                          </w:ins>
                        </m:r>
                      </m:sub>
                      <m:sup>
                        <m:r>
                          <w:ins w:id="171" w:author="Zoltan Koppanyi" w:date="2014-08-21T15:15:00Z">
                            <w:rPr>
                              <w:rFonts w:ascii="Cambria Math" w:hAnsi="Cambria Math"/>
                            </w:rPr>
                            <m:t>N</m:t>
                          </w:ins>
                        </m:r>
                      </m:sup>
                      <m:e>
                        <m:sSub>
                          <m:sSubPr>
                            <m:ctrlPr>
                              <w:ins w:id="172" w:author="Zoltan Koppanyi" w:date="2014-08-21T15:15:00Z">
                                <w:rPr>
                                  <w:rFonts w:ascii="Cambria Math" w:hAnsi="Cambria Math"/>
                                  <w:i/>
                                </w:rPr>
                              </w:ins>
                            </m:ctrlPr>
                          </m:sSubPr>
                          <m:e>
                            <m:r>
                              <w:ins w:id="173" w:author="Zoltan Koppanyi" w:date="2014-08-21T15:15:00Z">
                                <w:rPr>
                                  <w:rFonts w:ascii="Cambria Math" w:hAnsi="Cambria Math"/>
                                </w:rPr>
                                <m:t>n</m:t>
                              </w:ins>
                            </m:r>
                          </m:e>
                          <m:sub>
                            <m:r>
                              <w:ins w:id="174" w:author="Zoltan Koppanyi" w:date="2014-08-21T15:15:00Z">
                                <w:rPr>
                                  <w:rFonts w:ascii="Cambria Math" w:hAnsi="Cambria Math"/>
                                </w:rPr>
                                <m:t>j</m:t>
                              </w:ins>
                            </m:r>
                            <m:r>
                              <w:ins w:id="175" w:author="Zoltan Koppanyi" w:date="2014-08-21T15:15:00Z">
                                <w:rPr>
                                  <w:rFonts w:ascii="Cambria Math" w:hAnsi="Cambria Math"/>
                                </w:rPr>
                                <m:t>,</m:t>
                              </w:ins>
                            </m:r>
                            <m:r>
                              <w:ins w:id="176" w:author="Zoltan Koppanyi" w:date="2014-08-21T15:15:00Z">
                                <w:rPr>
                                  <w:rFonts w:ascii="Cambria Math" w:hAnsi="Cambria Math"/>
                                </w:rPr>
                                <m:t>k</m:t>
                              </w:ins>
                            </m:r>
                          </m:sub>
                        </m:sSub>
                      </m:e>
                    </m:nary>
                  </m:den>
                </m:f>
                <m:r>
                  <w:ins w:id="177" w:author="Zoltan Koppanyi" w:date="2014-08-21T15:15:00Z">
                    <w:rPr>
                      <w:rFonts w:ascii="Cambria Math" w:hAnsi="Cambria Math"/>
                    </w:rPr>
                    <m:t>*100</m:t>
                  </w:ins>
                </m:r>
                <m:r>
                  <w:ins w:id="178" w:author="Zoltan Koppanyi" w:date="2014-08-21T15:19:00Z">
                    <w:rPr>
                      <w:rFonts w:ascii="Cambria Math" w:hAnsi="Cambria Math"/>
                    </w:rPr>
                    <m:t xml:space="preserve"> %</m:t>
                  </w:ins>
                </m:r>
                <m:r>
                  <w:ins w:id="179" w:author="Zoltan Koppanyi" w:date="2014-08-21T15:15:00Z">
                    <w:rPr>
                      <w:rFonts w:ascii="Cambria Math" w:hAnsi="Cambria Math"/>
                    </w:rPr>
                    <m:t>.</m:t>
                  </w:ins>
                </m:r>
              </m:oMath>
            </m:oMathPara>
          </w:p>
        </w:tc>
        <w:tc>
          <w:tcPr>
            <w:tcW w:w="468" w:type="dxa"/>
            <w:vAlign w:val="center"/>
          </w:tcPr>
          <w:p w:rsidR="00343F67" w:rsidRDefault="00343F67" w:rsidP="00343F67">
            <w:pPr>
              <w:pStyle w:val="NoSpacing"/>
              <w:rPr>
                <w:ins w:id="180" w:author="Zoltan Koppanyi" w:date="2014-08-21T15:15:00Z"/>
              </w:rPr>
            </w:pPr>
            <w:ins w:id="181" w:author="Zoltan Koppanyi" w:date="2014-08-21T15:15:00Z">
              <w:r>
                <w:t>(</w:t>
              </w:r>
              <w:r>
                <w:t>x</w:t>
              </w:r>
              <w:r>
                <w:t>)</w:t>
              </w:r>
            </w:ins>
          </w:p>
        </w:tc>
      </w:tr>
    </w:tbl>
    <w:p w:rsidR="00343F67" w:rsidRDefault="00343F67" w:rsidP="00AD4593">
      <w:pPr>
        <w:rPr>
          <w:ins w:id="182" w:author="Zoltan Koppanyi" w:date="2014-08-21T15:15:00Z"/>
        </w:rPr>
      </w:pPr>
    </w:p>
    <w:p w:rsidR="00A86A94" w:rsidRDefault="00A86A94" w:rsidP="00AD4593">
      <w:pPr>
        <w:rPr>
          <w:ins w:id="183" w:author="Zoltan Koppanyi" w:date="2014-08-21T15:16:00Z"/>
        </w:rPr>
      </w:pPr>
      <w:ins w:id="184" w:author="Zoltan Koppanyi" w:date="2014-08-21T15:15:00Z">
        <w:r>
          <w:t xml:space="preserve">The total classification error is the ratio of the all of the matches against </w:t>
        </w:r>
      </w:ins>
      <w:ins w:id="185" w:author="Zoltan Koppanyi" w:date="2014-08-21T15:16:00Z">
        <w:r>
          <w:t>the all samples: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3"/>
        <w:gridCol w:w="473"/>
      </w:tblGrid>
      <w:tr w:rsidR="00A86A94" w:rsidTr="003F4436">
        <w:trPr>
          <w:ins w:id="186" w:author="Zoltan Koppanyi" w:date="2014-08-21T15:16:00Z"/>
        </w:trPr>
        <w:tc>
          <w:tcPr>
            <w:tcW w:w="9108" w:type="dxa"/>
            <w:vAlign w:val="center"/>
          </w:tcPr>
          <w:p w:rsidR="00A86A94" w:rsidRDefault="00A86A94" w:rsidP="00A86A94">
            <w:pPr>
              <w:pStyle w:val="NoSpacing"/>
              <w:rPr>
                <w:ins w:id="187" w:author="Zoltan Koppanyi" w:date="2014-08-21T15:16:00Z"/>
              </w:rPr>
            </w:pPr>
            <m:oMathPara>
              <m:oMath>
                <m:r>
                  <w:ins w:id="188" w:author="Zoltan Koppanyi" w:date="2014-08-21T15:16:00Z">
                    <w:rPr>
                      <w:rFonts w:ascii="Cambria Math" w:hAnsi="Cambria Math"/>
                    </w:rPr>
                    <m:t>T</m:t>
                  </w:ins>
                </m:r>
                <m:r>
                  <w:ins w:id="189" w:author="Zoltan Koppanyi" w:date="2014-08-21T15:16:00Z">
                    <w:rPr>
                      <w:rFonts w:ascii="Cambria Math" w:hAnsi="Cambria Math"/>
                    </w:rPr>
                    <m:t>=</m:t>
                  </w:ins>
                </m:r>
                <m:f>
                  <m:fPr>
                    <m:ctrlPr>
                      <w:ins w:id="190" w:author="Zoltan Koppanyi" w:date="2014-08-21T15:16:00Z">
                        <w:rPr>
                          <w:rFonts w:ascii="Cambria Math" w:hAnsi="Cambria Math"/>
                          <w:i/>
                        </w:rPr>
                      </w:ins>
                    </m:ctrlPr>
                  </m:fPr>
                  <m:num>
                    <m:nary>
                      <m:naryPr>
                        <m:chr m:val="∑"/>
                        <m:limLoc m:val="undOvr"/>
                        <m:ctrlPr>
                          <w:ins w:id="191" w:author="Zoltan Koppanyi" w:date="2014-08-21T15:16:00Z">
                            <w:rPr>
                              <w:rFonts w:ascii="Cambria Math" w:hAnsi="Cambria Math"/>
                              <w:i/>
                            </w:rPr>
                          </w:ins>
                        </m:ctrlPr>
                      </m:naryPr>
                      <m:sub>
                        <m:r>
                          <w:ins w:id="192" w:author="Zoltan Koppanyi" w:date="2014-08-21T15:16:00Z">
                            <w:rPr>
                              <w:rFonts w:ascii="Cambria Math" w:hAnsi="Cambria Math"/>
                            </w:rPr>
                            <m:t>i</m:t>
                          </w:ins>
                        </m:r>
                        <m:r>
                          <w:ins w:id="193" w:author="Zoltan Koppanyi" w:date="2014-08-21T15:16:00Z">
                            <w:rPr>
                              <w:rFonts w:ascii="Cambria Math" w:hAnsi="Cambria Math"/>
                            </w:rPr>
                            <m:t>=1</m:t>
                          </w:ins>
                        </m:r>
                      </m:sub>
                      <m:sup>
                        <m:r>
                          <w:ins w:id="194" w:author="Zoltan Koppanyi" w:date="2014-08-21T15:16:00Z">
                            <w:rPr>
                              <w:rFonts w:ascii="Cambria Math" w:hAnsi="Cambria Math"/>
                            </w:rPr>
                            <m:t>N</m:t>
                          </w:ins>
                        </m:r>
                      </m:sup>
                      <m:e>
                        <m:sSub>
                          <m:sSubPr>
                            <m:ctrlPr>
                              <w:ins w:id="195" w:author="Zoltan Koppanyi" w:date="2014-08-21T15:16:00Z">
                                <w:rPr>
                                  <w:rFonts w:ascii="Cambria Math" w:hAnsi="Cambria Math"/>
                                  <w:i/>
                                </w:rPr>
                              </w:ins>
                            </m:ctrlPr>
                          </m:sSubPr>
                          <m:e>
                            <m:r>
                              <w:ins w:id="196" w:author="Zoltan Koppanyi" w:date="2014-08-21T15:16:00Z">
                                <w:rPr>
                                  <w:rFonts w:ascii="Cambria Math" w:hAnsi="Cambria Math"/>
                                </w:rPr>
                                <m:t>n</m:t>
                              </w:ins>
                            </m:r>
                          </m:e>
                          <m:sub>
                            <m:r>
                              <w:ins w:id="197" w:author="Zoltan Koppanyi" w:date="2014-08-21T15:16:00Z">
                                <w:rPr>
                                  <w:rFonts w:ascii="Cambria Math" w:hAnsi="Cambria Math"/>
                                </w:rPr>
                                <m:t>i</m:t>
                              </w:ins>
                            </m:r>
                            <m:r>
                              <w:ins w:id="198" w:author="Zoltan Koppanyi" w:date="2014-08-21T15:16:00Z">
                                <w:rPr>
                                  <w:rFonts w:ascii="Cambria Math" w:hAnsi="Cambria Math"/>
                                </w:rPr>
                                <m:t>,</m:t>
                              </w:ins>
                            </m:r>
                            <m:r>
                              <w:ins w:id="199" w:author="Zoltan Koppanyi" w:date="2014-08-21T15:16:00Z">
                                <w:rPr>
                                  <w:rFonts w:ascii="Cambria Math" w:hAnsi="Cambria Math"/>
                                </w:rPr>
                                <m:t>i</m:t>
                              </w:ins>
                            </m:r>
                          </m:sub>
                        </m:sSub>
                      </m:e>
                    </m:nary>
                  </m:num>
                  <m:den>
                    <m:nary>
                      <m:naryPr>
                        <m:chr m:val="∑"/>
                        <m:limLoc m:val="undOvr"/>
                        <m:ctrlPr>
                          <w:ins w:id="200" w:author="Zoltan Koppanyi" w:date="2014-08-21T15:16:00Z">
                            <w:rPr>
                              <w:rFonts w:ascii="Cambria Math" w:hAnsi="Cambria Math"/>
                              <w:i/>
                            </w:rPr>
                          </w:ins>
                        </m:ctrlPr>
                      </m:naryPr>
                      <m:sub>
                        <m:r>
                          <w:ins w:id="201" w:author="Zoltan Koppanyi" w:date="2014-08-21T15:16:00Z">
                            <w:rPr>
                              <w:rFonts w:ascii="Cambria Math" w:hAnsi="Cambria Math"/>
                            </w:rPr>
                            <m:t>i,j</m:t>
                          </w:ins>
                        </m:r>
                        <m:r>
                          <w:ins w:id="202" w:author="Zoltan Koppanyi" w:date="2014-08-21T15:16:00Z">
                            <w:rPr>
                              <w:rFonts w:ascii="Cambria Math" w:hAnsi="Cambria Math"/>
                            </w:rPr>
                            <m:t>=1</m:t>
                          </w:ins>
                        </m:r>
                      </m:sub>
                      <m:sup>
                        <m:r>
                          <w:ins w:id="203" w:author="Zoltan Koppanyi" w:date="2014-08-21T15:16:00Z">
                            <w:rPr>
                              <w:rFonts w:ascii="Cambria Math" w:hAnsi="Cambria Math"/>
                            </w:rPr>
                            <m:t>N</m:t>
                          </w:ins>
                        </m:r>
                      </m:sup>
                      <m:e>
                        <m:sSub>
                          <m:sSubPr>
                            <m:ctrlPr>
                              <w:ins w:id="204" w:author="Zoltan Koppanyi" w:date="2014-08-21T15:16:00Z">
                                <w:rPr>
                                  <w:rFonts w:ascii="Cambria Math" w:hAnsi="Cambria Math"/>
                                  <w:i/>
                                </w:rPr>
                              </w:ins>
                            </m:ctrlPr>
                          </m:sSubPr>
                          <m:e>
                            <m:r>
                              <w:ins w:id="205" w:author="Zoltan Koppanyi" w:date="2014-08-21T15:16:00Z">
                                <w:rPr>
                                  <w:rFonts w:ascii="Cambria Math" w:hAnsi="Cambria Math"/>
                                </w:rPr>
                                <m:t>n</m:t>
                              </w:ins>
                            </m:r>
                          </m:e>
                          <m:sub>
                            <m:r>
                              <w:ins w:id="206" w:author="Zoltan Koppanyi" w:date="2014-08-21T15:16:00Z">
                                <w:rPr>
                                  <w:rFonts w:ascii="Cambria Math" w:hAnsi="Cambria Math"/>
                                </w:rPr>
                                <m:t>i</m:t>
                              </w:ins>
                            </m:r>
                            <m:r>
                              <w:ins w:id="207" w:author="Zoltan Koppanyi" w:date="2014-08-21T15:16:00Z">
                                <w:rPr>
                                  <w:rFonts w:ascii="Cambria Math" w:hAnsi="Cambria Math"/>
                                </w:rPr>
                                <m:t>,</m:t>
                              </w:ins>
                            </m:r>
                            <m:r>
                              <w:ins w:id="208" w:author="Zoltan Koppanyi" w:date="2014-08-21T15:16:00Z">
                                <w:rPr>
                                  <w:rFonts w:ascii="Cambria Math" w:hAnsi="Cambria Math"/>
                                </w:rPr>
                                <m:t>j</m:t>
                              </w:ins>
                            </m:r>
                          </m:sub>
                        </m:sSub>
                      </m:e>
                    </m:nary>
                  </m:den>
                </m:f>
                <m:r>
                  <w:ins w:id="209" w:author="Zoltan Koppanyi" w:date="2014-08-21T15:16:00Z">
                    <w:rPr>
                      <w:rFonts w:ascii="Cambria Math" w:hAnsi="Cambria Math"/>
                    </w:rPr>
                    <m:t>*100</m:t>
                  </w:ins>
                </m:r>
                <m:r>
                  <w:ins w:id="210" w:author="Zoltan Koppanyi" w:date="2014-08-21T15:19:00Z">
                    <w:rPr>
                      <w:rFonts w:ascii="Cambria Math" w:hAnsi="Cambria Math"/>
                    </w:rPr>
                    <m:t xml:space="preserve"> %</m:t>
                  </w:ins>
                </m:r>
                <m:r>
                  <w:ins w:id="211" w:author="Zoltan Koppanyi" w:date="2014-08-21T15:16:00Z">
                    <w:rPr>
                      <w:rFonts w:ascii="Cambria Math" w:hAnsi="Cambria Math"/>
                    </w:rPr>
                    <m:t>.</m:t>
                  </w:ins>
                </m:r>
              </m:oMath>
            </m:oMathPara>
          </w:p>
        </w:tc>
        <w:tc>
          <w:tcPr>
            <w:tcW w:w="468" w:type="dxa"/>
            <w:vAlign w:val="center"/>
          </w:tcPr>
          <w:p w:rsidR="00A86A94" w:rsidRDefault="00A86A94" w:rsidP="003F4436">
            <w:pPr>
              <w:pStyle w:val="NoSpacing"/>
              <w:rPr>
                <w:ins w:id="212" w:author="Zoltan Koppanyi" w:date="2014-08-21T15:16:00Z"/>
              </w:rPr>
            </w:pPr>
            <w:ins w:id="213" w:author="Zoltan Koppanyi" w:date="2014-08-21T15:16:00Z">
              <w:r>
                <w:t>(x)</w:t>
              </w:r>
            </w:ins>
          </w:p>
        </w:tc>
      </w:tr>
    </w:tbl>
    <w:p w:rsidR="00A86A94" w:rsidRDefault="00A86A94" w:rsidP="00AD4593">
      <w:pPr>
        <w:rPr>
          <w:ins w:id="214" w:author="Zoltan Koppanyi" w:date="2014-08-21T15:16:00Z"/>
        </w:rPr>
      </w:pPr>
    </w:p>
    <w:p w:rsidR="00A86A94" w:rsidRDefault="00A86A94" w:rsidP="00AD4593">
      <w:pPr>
        <w:rPr>
          <w:ins w:id="215" w:author="Zoltan Koppanyi" w:date="2014-08-21T15:20:00Z"/>
          <w:rFonts w:eastAsiaTheme="minorEastAsia"/>
        </w:rPr>
      </w:pPr>
      <w:ins w:id="216" w:author="Zoltan Koppanyi" w:date="2014-08-21T15:16:00Z">
        <w:r>
          <w:t xml:space="preserve">The </w:t>
        </w:r>
      </w:ins>
      <w:ins w:id="217" w:author="Zoltan Koppanyi" w:date="2014-08-21T15:17:00Z">
        <w:r>
          <w:t>evaluation of the total matches depends</w:t>
        </w:r>
      </w:ins>
      <w:ins w:id="218" w:author="Zoltan Koppanyi" w:date="2014-08-21T15:16:00Z">
        <w:r>
          <w:t xml:space="preserve"> on the </w:t>
        </w:r>
      </w:ins>
      <w:ins w:id="219" w:author="Zoltan Koppanyi" w:date="2014-08-21T15:17:00Z">
        <w:r>
          <w:t xml:space="preserve">number of the </w:t>
        </w:r>
      </w:ins>
      <w:ins w:id="220" w:author="Zoltan Koppanyi" w:date="2014-08-21T15:16:00Z">
        <w:r>
          <w:t>classes</w:t>
        </w:r>
      </w:ins>
      <w:ins w:id="221" w:author="Zoltan Koppanyi" w:date="2014-08-21T15:17:00Z">
        <w:r>
          <w:t>. For example, if two classes are examined, the 50% match rate is same as randomly choosing a class (flip the coin)</w:t>
        </w:r>
      </w:ins>
      <w:ins w:id="222" w:author="Zoltan Koppanyi" w:date="2014-08-21T15:18:00Z">
        <w:r>
          <w:t xml:space="preserve">. But if the number of classes is </w:t>
        </w:r>
        <w:r w:rsidR="00EE0A87">
          <w:t>greater</w:t>
        </w:r>
        <w:r>
          <w:t>, the 50% can be evaluated as better result as the random selection.</w:t>
        </w:r>
        <w:r w:rsidR="00EE0A87">
          <w:t xml:space="preserve"> The total ratio of a random </w:t>
        </w:r>
      </w:ins>
      <w:ins w:id="223" w:author="Zoltan Koppanyi" w:date="2014-08-21T15:20:00Z">
        <w:r w:rsidR="00EE0A87">
          <w:t xml:space="preserve">classifier </w:t>
        </w:r>
      </w:ins>
      <w:proofErr w:type="gramStart"/>
      <w:ins w:id="224" w:author="Zoltan Koppanyi" w:date="2014-08-21T15:18:00Z">
        <w:r w:rsidR="00EE0A87">
          <w:t xml:space="preserve">is </w:t>
        </w:r>
      </w:ins>
      <w:proofErr w:type="gramEnd"/>
      <m:oMath>
        <m:f>
          <m:fPr>
            <m:ctrlPr>
              <w:ins w:id="225" w:author="Zoltan Koppanyi" w:date="2014-08-21T15:19:00Z">
                <w:rPr>
                  <w:rFonts w:ascii="Cambria Math" w:hAnsi="Cambria Math"/>
                  <w:i/>
                </w:rPr>
              </w:ins>
            </m:ctrlPr>
          </m:fPr>
          <m:num>
            <m:r>
              <w:ins w:id="226" w:author="Zoltan Koppanyi" w:date="2014-08-21T15:19:00Z">
                <w:rPr>
                  <w:rFonts w:ascii="Cambria Math" w:hAnsi="Cambria Math"/>
                </w:rPr>
                <m:t>1</m:t>
              </w:ins>
            </m:r>
          </m:num>
          <m:den>
            <m:r>
              <w:ins w:id="227" w:author="Zoltan Koppanyi" w:date="2014-08-21T15:19:00Z">
                <w:rPr>
                  <w:rFonts w:ascii="Cambria Math" w:hAnsi="Cambria Math"/>
                </w:rPr>
                <m:t>N</m:t>
              </w:ins>
            </m:r>
          </m:den>
        </m:f>
        <m:r>
          <w:ins w:id="228" w:author="Zoltan Koppanyi" w:date="2014-08-21T15:19:00Z">
            <w:rPr>
              <w:rFonts w:ascii="Cambria Math" w:eastAsiaTheme="minorEastAsia" w:hAnsi="Cambria Math"/>
            </w:rPr>
            <m:t>*100%</m:t>
          </w:ins>
        </m:r>
      </m:oMath>
      <w:ins w:id="229" w:author="Zoltan Koppanyi" w:date="2014-08-21T15:19:00Z">
        <w:r w:rsidR="00EE0A87">
          <w:rPr>
            <w:rFonts w:eastAsiaTheme="minorEastAsia"/>
          </w:rPr>
          <w:t>.</w:t>
        </w:r>
      </w:ins>
    </w:p>
    <w:p w:rsidR="008C291D" w:rsidRPr="00AD4593" w:rsidRDefault="008C291D" w:rsidP="00AD4593"/>
    <w:p w:rsidR="005C2B4B" w:rsidRDefault="0063117D" w:rsidP="0016057B">
      <w:pPr>
        <w:pStyle w:val="Heading1"/>
      </w:pPr>
      <w:bookmarkStart w:id="230" w:name="_Ref395962844"/>
      <w:r>
        <w:t>The l</w:t>
      </w:r>
      <w:r w:rsidR="005C2B4B">
        <w:t>ibrary</w:t>
      </w:r>
      <w:r w:rsidR="00BF62D0">
        <w:t xml:space="preserve"> and tools</w:t>
      </w:r>
      <w:bookmarkEnd w:id="230"/>
    </w:p>
    <w:p w:rsidR="005C2B4B" w:rsidRPr="00CC4A01" w:rsidRDefault="005C2B4B" w:rsidP="00C7179B">
      <w:pPr>
        <w:pStyle w:val="Heading3"/>
      </w:pPr>
      <w:bookmarkStart w:id="231" w:name="_Ref395962913"/>
      <w:r>
        <w:t>Tools</w:t>
      </w:r>
      <w:bookmarkEnd w:id="231"/>
    </w:p>
    <w:p w:rsidR="005C2B4B" w:rsidRDefault="005C2B4B" w:rsidP="005C2B4B">
      <w:r>
        <w:t>A MATLAB library was developed for this project. It supports the basic data manipulation operations and organizing the data and the results under projects. The source code is available from Google Codes using SVN connection (</w:t>
      </w:r>
      <w:r w:rsidR="00603FA5">
        <w:fldChar w:fldCharType="begin"/>
      </w:r>
      <w:r w:rsidR="00603FA5">
        <w:instrText xml:space="preserve"> HYPERLINK "https://code.google.com/p/lidar-wf-classification/" </w:instrText>
      </w:r>
      <w:ins w:id="232" w:author="Zoltan Koppanyi" w:date="2014-08-21T14:46:00Z"/>
      <w:r w:rsidR="00603FA5">
        <w:fldChar w:fldCharType="separate"/>
      </w:r>
      <w:r w:rsidRPr="001301D8">
        <w:rPr>
          <w:rStyle w:val="Hyperlink"/>
        </w:rPr>
        <w:t>https://code.google.com/p/lidar-wf-classification/</w:t>
      </w:r>
      <w:r w:rsidR="00603FA5">
        <w:rPr>
          <w:rStyle w:val="Hyperlink"/>
        </w:rPr>
        <w:fldChar w:fldCharType="end"/>
      </w:r>
      <w:r>
        <w:t>, 2014).</w:t>
      </w:r>
    </w:p>
    <w:p w:rsidR="005C2B4B" w:rsidRDefault="005C2B4B" w:rsidP="005C2B4B">
      <w:r>
        <w:t>The next table shows those software and 3rd libraries that have been used in this study.</w:t>
      </w:r>
    </w:p>
    <w:tbl>
      <w:tblPr>
        <w:tblStyle w:val="TableGrid"/>
        <w:tblW w:w="0" w:type="auto"/>
        <w:tblLook w:val="04A0" w:firstRow="1" w:lastRow="0" w:firstColumn="1" w:lastColumn="0" w:noHBand="0" w:noVBand="1"/>
      </w:tblPr>
      <w:tblGrid>
        <w:gridCol w:w="3258"/>
        <w:gridCol w:w="6318"/>
      </w:tblGrid>
      <w:tr w:rsidR="005C2B4B" w:rsidTr="008274FB">
        <w:tc>
          <w:tcPr>
            <w:tcW w:w="3258" w:type="dxa"/>
            <w:vAlign w:val="center"/>
          </w:tcPr>
          <w:p w:rsidR="005C2B4B" w:rsidRPr="00504991" w:rsidRDefault="005C2B4B" w:rsidP="008274FB">
            <w:pPr>
              <w:pStyle w:val="NoSpacing"/>
              <w:jc w:val="left"/>
              <w:rPr>
                <w:b/>
              </w:rPr>
            </w:pPr>
            <w:proofErr w:type="spellStart"/>
            <w:r w:rsidRPr="00504991">
              <w:rPr>
                <w:b/>
              </w:rPr>
              <w:lastRenderedPageBreak/>
              <w:t>LASTools</w:t>
            </w:r>
            <w:proofErr w:type="spellEnd"/>
          </w:p>
        </w:tc>
        <w:tc>
          <w:tcPr>
            <w:tcW w:w="6318" w:type="dxa"/>
            <w:vAlign w:val="center"/>
          </w:tcPr>
          <w:p w:rsidR="005C2B4B" w:rsidRDefault="005C2B4B" w:rsidP="008274FB">
            <w:pPr>
              <w:pStyle w:val="NoSpacing"/>
              <w:jc w:val="left"/>
            </w:pPr>
            <w:r>
              <w:t xml:space="preserve">LAS file operation, some functions are free, others are limited, download from </w:t>
            </w:r>
            <w:r w:rsidRPr="00316DBD">
              <w:t>http://www.cs.unc.edu/~isenburg/lastools/</w:t>
            </w:r>
          </w:p>
        </w:tc>
      </w:tr>
      <w:tr w:rsidR="005C2B4B" w:rsidTr="008274FB">
        <w:tc>
          <w:tcPr>
            <w:tcW w:w="3258" w:type="dxa"/>
            <w:vAlign w:val="center"/>
          </w:tcPr>
          <w:p w:rsidR="005C2B4B" w:rsidRPr="00504991" w:rsidRDefault="005C2B4B" w:rsidP="008274FB">
            <w:pPr>
              <w:pStyle w:val="NoSpacing"/>
              <w:jc w:val="left"/>
              <w:rPr>
                <w:b/>
              </w:rPr>
            </w:pPr>
            <w:proofErr w:type="spellStart"/>
            <w:r w:rsidRPr="00504991">
              <w:rPr>
                <w:b/>
              </w:rPr>
              <w:t>Riegl’s</w:t>
            </w:r>
            <w:proofErr w:type="spellEnd"/>
            <w:r w:rsidRPr="00504991">
              <w:rPr>
                <w:b/>
              </w:rPr>
              <w:t xml:space="preserve"> Waveform extraction library</w:t>
            </w:r>
          </w:p>
        </w:tc>
        <w:tc>
          <w:tcPr>
            <w:tcW w:w="6318" w:type="dxa"/>
            <w:vAlign w:val="center"/>
          </w:tcPr>
          <w:p w:rsidR="005C2B4B" w:rsidRDefault="005C2B4B" w:rsidP="008274FB">
            <w:pPr>
              <w:pStyle w:val="NoSpacing"/>
              <w:jc w:val="left"/>
            </w:pPr>
            <w:proofErr w:type="spellStart"/>
            <w:r>
              <w:t>Riegl’s</w:t>
            </w:r>
            <w:proofErr w:type="spellEnd"/>
            <w:r>
              <w:t xml:space="preserve"> own library for extracting data from SDF file</w:t>
            </w:r>
          </w:p>
        </w:tc>
      </w:tr>
      <w:tr w:rsidR="005C2B4B" w:rsidTr="008274FB">
        <w:tc>
          <w:tcPr>
            <w:tcW w:w="3258" w:type="dxa"/>
            <w:vAlign w:val="center"/>
          </w:tcPr>
          <w:p w:rsidR="005C2B4B" w:rsidRPr="00504991" w:rsidRDefault="005C2B4B" w:rsidP="008274FB">
            <w:pPr>
              <w:pStyle w:val="NoSpacing"/>
              <w:jc w:val="left"/>
              <w:rPr>
                <w:b/>
              </w:rPr>
            </w:pPr>
            <w:proofErr w:type="spellStart"/>
            <w:r w:rsidRPr="00504991">
              <w:rPr>
                <w:b/>
              </w:rPr>
              <w:t>Matlab</w:t>
            </w:r>
            <w:proofErr w:type="spellEnd"/>
          </w:p>
        </w:tc>
        <w:tc>
          <w:tcPr>
            <w:tcW w:w="6318" w:type="dxa"/>
            <w:vAlign w:val="center"/>
          </w:tcPr>
          <w:p w:rsidR="005C2B4B" w:rsidRDefault="005C2B4B" w:rsidP="008274FB">
            <w:pPr>
              <w:pStyle w:val="NoSpacing"/>
              <w:jc w:val="left"/>
            </w:pPr>
            <w:r>
              <w:t xml:space="preserve">General mathematical framework, </w:t>
            </w:r>
          </w:p>
        </w:tc>
      </w:tr>
      <w:tr w:rsidR="005C2B4B" w:rsidTr="008274FB">
        <w:tc>
          <w:tcPr>
            <w:tcW w:w="3258" w:type="dxa"/>
            <w:vAlign w:val="center"/>
          </w:tcPr>
          <w:p w:rsidR="005C2B4B" w:rsidRPr="00504991" w:rsidRDefault="005C2B4B" w:rsidP="008274FB">
            <w:pPr>
              <w:pStyle w:val="NoSpacing"/>
              <w:jc w:val="left"/>
              <w:rPr>
                <w:b/>
              </w:rPr>
            </w:pPr>
            <w:proofErr w:type="spellStart"/>
            <w:r w:rsidRPr="00504991">
              <w:rPr>
                <w:b/>
              </w:rPr>
              <w:t>FugroViewer</w:t>
            </w:r>
            <w:proofErr w:type="spellEnd"/>
          </w:p>
        </w:tc>
        <w:tc>
          <w:tcPr>
            <w:tcW w:w="6318" w:type="dxa"/>
            <w:vAlign w:val="center"/>
          </w:tcPr>
          <w:p w:rsidR="005C2B4B" w:rsidRDefault="005C2B4B" w:rsidP="008274FB">
            <w:pPr>
              <w:pStyle w:val="NoSpacing"/>
              <w:jc w:val="left"/>
            </w:pPr>
            <w:r>
              <w:t xml:space="preserve">Free LAS file viewer from </w:t>
            </w:r>
            <w:proofErr w:type="spellStart"/>
            <w:r>
              <w:t>Fugro</w:t>
            </w:r>
            <w:proofErr w:type="spellEnd"/>
            <w:r>
              <w:t xml:space="preserve"> Ltd., download from </w:t>
            </w:r>
            <w:r w:rsidRPr="00316DBD">
              <w:t>http://www.fugroviewer.com/request/default.asp</w:t>
            </w:r>
          </w:p>
        </w:tc>
      </w:tr>
      <w:tr w:rsidR="005C2B4B" w:rsidTr="008274FB">
        <w:tc>
          <w:tcPr>
            <w:tcW w:w="3258" w:type="dxa"/>
            <w:vAlign w:val="center"/>
          </w:tcPr>
          <w:p w:rsidR="005C2B4B" w:rsidRPr="00504991" w:rsidRDefault="005C2B4B" w:rsidP="008274FB">
            <w:pPr>
              <w:pStyle w:val="NoSpacing"/>
              <w:jc w:val="left"/>
              <w:rPr>
                <w:b/>
              </w:rPr>
            </w:pPr>
            <w:r w:rsidRPr="00504991">
              <w:rPr>
                <w:b/>
              </w:rPr>
              <w:t>QGIS</w:t>
            </w:r>
          </w:p>
        </w:tc>
        <w:tc>
          <w:tcPr>
            <w:tcW w:w="6318" w:type="dxa"/>
            <w:vAlign w:val="center"/>
          </w:tcPr>
          <w:p w:rsidR="005C2B4B" w:rsidRDefault="005C2B4B" w:rsidP="008274FB">
            <w:pPr>
              <w:pStyle w:val="NoSpacing"/>
              <w:keepNext/>
              <w:jc w:val="left"/>
            </w:pPr>
            <w:r>
              <w:t xml:space="preserve">Free and open source GIS desktop application, download from </w:t>
            </w:r>
            <w:r w:rsidRPr="00316DBD">
              <w:t>http://www.qgis.org/en/site/</w:t>
            </w:r>
          </w:p>
        </w:tc>
      </w:tr>
    </w:tbl>
    <w:p w:rsidR="005C2B4B" w:rsidRDefault="005C2B4B" w:rsidP="005C2B4B">
      <w:pPr>
        <w:pStyle w:val="Caption"/>
        <w:jc w:val="center"/>
      </w:pPr>
      <w:r>
        <w:t xml:space="preserve">Table </w:t>
      </w:r>
      <w:r w:rsidR="00603FA5">
        <w:fldChar w:fldCharType="begin"/>
      </w:r>
      <w:r w:rsidR="00603FA5">
        <w:instrText xml:space="preserve"> SEQ Table \* ARABIC </w:instrText>
      </w:r>
      <w:r w:rsidR="00603FA5">
        <w:fldChar w:fldCharType="separate"/>
      </w:r>
      <w:r w:rsidR="00D57947">
        <w:rPr>
          <w:noProof/>
        </w:rPr>
        <w:t>8</w:t>
      </w:r>
      <w:r w:rsidR="00603FA5">
        <w:rPr>
          <w:noProof/>
        </w:rPr>
        <w:fldChar w:fldCharType="end"/>
      </w:r>
      <w:r>
        <w:t xml:space="preserve"> </w:t>
      </w:r>
      <w:r w:rsidR="00B00683">
        <w:t>S</w:t>
      </w:r>
      <w:r>
        <w:t>oftware and 3</w:t>
      </w:r>
      <w:r w:rsidRPr="00034DF6">
        <w:rPr>
          <w:vertAlign w:val="superscript"/>
        </w:rPr>
        <w:t>rd</w:t>
      </w:r>
      <w:r>
        <w:t xml:space="preserve"> party libraries (links from 2014)</w:t>
      </w:r>
    </w:p>
    <w:p w:rsidR="00415390" w:rsidRPr="00415390" w:rsidRDefault="00415390" w:rsidP="00415390"/>
    <w:p w:rsidR="005C2B4B" w:rsidRDefault="005C2B4B" w:rsidP="00C7179B">
      <w:pPr>
        <w:pStyle w:val="Heading3"/>
      </w:pPr>
      <w:r>
        <w:t>Library</w:t>
      </w:r>
    </w:p>
    <w:p w:rsidR="005C2B4B" w:rsidRDefault="005C2B4B" w:rsidP="005C2B4B"/>
    <w:p w:rsidR="002B3A4F" w:rsidRDefault="002B3A4F">
      <w:pPr>
        <w:spacing w:line="276" w:lineRule="auto"/>
        <w:jc w:val="left"/>
      </w:pPr>
      <w:r>
        <w:br w:type="page"/>
      </w:r>
    </w:p>
    <w:p w:rsidR="00765240" w:rsidRDefault="004A086F" w:rsidP="00FD7E11">
      <w:pPr>
        <w:pStyle w:val="Heading1"/>
      </w:pPr>
      <w:bookmarkStart w:id="233" w:name="_Ref395956920"/>
      <w:r>
        <w:lastRenderedPageBreak/>
        <w:t>E</w:t>
      </w:r>
      <w:r w:rsidR="00CE0132">
        <w:t xml:space="preserve">xamination 1: </w:t>
      </w:r>
      <w:r w:rsidR="00071336">
        <w:t>Roof</w:t>
      </w:r>
      <w:bookmarkEnd w:id="233"/>
    </w:p>
    <w:p w:rsidR="0026176B" w:rsidRPr="0026176B" w:rsidRDefault="00B17A43" w:rsidP="0026176B">
      <w:r>
        <w:t xml:space="preserve">The aim of this examination is to detect the impact of the incidence angle on the waveform from </w:t>
      </w:r>
      <w:proofErr w:type="spellStart"/>
      <w:r>
        <w:t>Lidar</w:t>
      </w:r>
      <w:proofErr w:type="spellEnd"/>
      <w:r>
        <w:t xml:space="preserve"> airborne </w:t>
      </w:r>
      <w:proofErr w:type="spellStart"/>
      <w:r>
        <w:t>Lidar</w:t>
      </w:r>
      <w:proofErr w:type="spellEnd"/>
      <w:r>
        <w:t xml:space="preserve"> data. For this reason, a</w:t>
      </w:r>
      <w:r w:rsidR="004D47B0">
        <w:t xml:space="preserve"> point cloud from a roof </w:t>
      </w:r>
      <w:r w:rsidR="001B24AD">
        <w:t xml:space="preserve">was selected from the dataset, see </w:t>
      </w:r>
      <w:r w:rsidR="001B24AD">
        <w:fldChar w:fldCharType="begin"/>
      </w:r>
      <w:r w:rsidR="001B24AD">
        <w:instrText xml:space="preserve"> REF _Ref395963546 \h </w:instrText>
      </w:r>
      <w:r w:rsidR="001B24AD">
        <w:fldChar w:fldCharType="separate"/>
      </w:r>
      <w:r w:rsidR="00D57947">
        <w:t xml:space="preserve">Figure </w:t>
      </w:r>
      <w:r w:rsidR="00D57947">
        <w:rPr>
          <w:noProof/>
        </w:rPr>
        <w:t>13</w:t>
      </w:r>
      <w:r w:rsidR="001B24AD">
        <w:fldChar w:fldCharType="end"/>
      </w:r>
      <w:r w:rsidR="001B24AD">
        <w:t xml:space="preserve">. </w:t>
      </w:r>
      <w:r w:rsidR="006D61D7">
        <w:t>The scan angle of these points covers 11-12</w:t>
      </w:r>
      <w:r w:rsidR="006D61D7" w:rsidRPr="006D61D7">
        <w:rPr>
          <w:vertAlign w:val="superscript"/>
        </w:rPr>
        <w:t>o</w:t>
      </w:r>
      <w:r w:rsidR="006D61D7">
        <w:t xml:space="preserve">. </w:t>
      </w:r>
      <w:r w:rsidR="00FE3846">
        <w:t xml:space="preserve">Note that the </w:t>
      </w:r>
      <w:r w:rsidR="00A82B22">
        <w:t xml:space="preserve">point cloud </w:t>
      </w:r>
      <w:r w:rsidR="00146C07">
        <w:t>was divided into two classes</w:t>
      </w:r>
      <w:r w:rsidR="00A82B22">
        <w:t xml:space="preserve"> (datasets), depicted by green and red. Both point set determine a plane; the angle between these planes is around 60</w:t>
      </w:r>
      <w:r w:rsidR="00A82B22" w:rsidRPr="00A82B22">
        <w:rPr>
          <w:vertAlign w:val="superscript"/>
        </w:rPr>
        <w:t>o</w:t>
      </w:r>
      <w:r w:rsidR="00A82B22">
        <w:t xml:space="preserve">. </w:t>
      </w:r>
      <w:r w:rsidR="005169EF">
        <w:t>As the normal vector</w:t>
      </w:r>
      <w:r w:rsidR="00B05F31">
        <w:t>s</w:t>
      </w:r>
      <w:r w:rsidR="005169EF">
        <w:t xml:space="preserve"> of the planes are notably different</w:t>
      </w:r>
      <w:r w:rsidR="006F6F4A">
        <w:t xml:space="preserve">, </w:t>
      </w:r>
      <w:r w:rsidR="005169EF">
        <w:t xml:space="preserve">the </w:t>
      </w:r>
      <w:r w:rsidR="006F6F4A">
        <w:t xml:space="preserve">material of the </w:t>
      </w:r>
      <w:r w:rsidR="005169EF">
        <w:t>backscattering object (target) are same</w:t>
      </w:r>
      <w:r w:rsidR="006F6F4A">
        <w:t xml:space="preserve"> and the scan angle is also nearly same</w:t>
      </w:r>
      <w:r w:rsidR="005169EF">
        <w:t xml:space="preserve">, the comparison of the waveforms </w:t>
      </w:r>
      <w:r w:rsidR="00591720">
        <w:t>between</w:t>
      </w:r>
      <w:r w:rsidR="005169EF">
        <w:t xml:space="preserve"> these two classes </w:t>
      </w:r>
      <w:r w:rsidR="005A5C96">
        <w:t>is</w:t>
      </w:r>
      <w:r w:rsidR="005169EF">
        <w:t xml:space="preserve"> expected to show </w:t>
      </w:r>
      <w:r w:rsidR="008D429F">
        <w:t xml:space="preserve">the </w:t>
      </w:r>
      <w:r w:rsidR="005169EF">
        <w:t>difference caused by the incidence angle.</w:t>
      </w:r>
    </w:p>
    <w:p w:rsidR="005E2206" w:rsidRDefault="002822CD" w:rsidP="005E2206">
      <w:pPr>
        <w:keepNext/>
        <w:jc w:val="center"/>
      </w:pPr>
      <w:r>
        <w:rPr>
          <w:noProof/>
        </w:rPr>
        <w:drawing>
          <wp:inline distT="0" distB="0" distL="0" distR="0" wp14:anchorId="701726F3" wp14:editId="433E3209">
            <wp:extent cx="3226171"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0751" cy="2995095"/>
                    </a:xfrm>
                    <a:prstGeom prst="rect">
                      <a:avLst/>
                    </a:prstGeom>
                    <a:noFill/>
                    <a:ln>
                      <a:noFill/>
                    </a:ln>
                  </pic:spPr>
                </pic:pic>
              </a:graphicData>
            </a:graphic>
          </wp:inline>
        </w:drawing>
      </w:r>
      <w:ins w:id="234" w:author="Zoltan Koppanyi" w:date="2014-08-21T14:34:00Z">
        <w:r w:rsidR="00571434">
          <w:rPr>
            <w:noProof/>
          </w:rPr>
          <w:drawing>
            <wp:inline distT="0" distB="0" distL="0" distR="0" wp14:anchorId="4412638D" wp14:editId="108201BA">
              <wp:extent cx="2276475" cy="264199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475" cy="2641994"/>
                      </a:xfrm>
                      <a:prstGeom prst="rect">
                        <a:avLst/>
                      </a:prstGeom>
                      <a:noFill/>
                      <a:ln>
                        <a:noFill/>
                      </a:ln>
                    </pic:spPr>
                  </pic:pic>
                </a:graphicData>
              </a:graphic>
            </wp:inline>
          </w:drawing>
        </w:r>
      </w:ins>
    </w:p>
    <w:p w:rsidR="001571B8" w:rsidRDefault="005E2206" w:rsidP="005E2206">
      <w:pPr>
        <w:pStyle w:val="Caption"/>
        <w:jc w:val="center"/>
      </w:pPr>
      <w:bookmarkStart w:id="235" w:name="_Ref395963546"/>
      <w:r>
        <w:t xml:space="preserve">Figure </w:t>
      </w:r>
      <w:r w:rsidR="00603FA5">
        <w:fldChar w:fldCharType="begin"/>
      </w:r>
      <w:r w:rsidR="00603FA5">
        <w:instrText xml:space="preserve"> SEQ Figure \* ARABIC </w:instrText>
      </w:r>
      <w:r w:rsidR="00603FA5">
        <w:fldChar w:fldCharType="separate"/>
      </w:r>
      <w:r w:rsidR="00D57947">
        <w:rPr>
          <w:noProof/>
        </w:rPr>
        <w:t>13</w:t>
      </w:r>
      <w:r w:rsidR="00603FA5">
        <w:rPr>
          <w:noProof/>
        </w:rPr>
        <w:fldChar w:fldCharType="end"/>
      </w:r>
      <w:bookmarkEnd w:id="235"/>
      <w:r>
        <w:t xml:space="preserve"> </w:t>
      </w:r>
      <w:proofErr w:type="gramStart"/>
      <w:r>
        <w:t>The</w:t>
      </w:r>
      <w:proofErr w:type="gramEnd"/>
      <w:r>
        <w:t xml:space="preserve"> roof</w:t>
      </w:r>
      <w:r w:rsidR="006B3FF0">
        <w:t xml:space="preserve"> and the classes</w:t>
      </w:r>
      <w:ins w:id="236" w:author="Zoltan Koppanyi" w:date="2014-08-21T14:34:00Z">
        <w:r w:rsidR="00571434">
          <w:t xml:space="preserve"> (left), aerial photo from the building (right)</w:t>
        </w:r>
      </w:ins>
    </w:p>
    <w:p w:rsidR="003906FA" w:rsidRDefault="003906FA" w:rsidP="00085B0A"/>
    <w:p w:rsidR="0028522B" w:rsidRDefault="00C0686C" w:rsidP="00085B0A">
      <w:r>
        <w:t xml:space="preserve">In order to </w:t>
      </w:r>
      <w:r w:rsidR="00B040FC">
        <w:t>be certain that the points are belongs to the roof, a fitting plane was estimated, and those points have been elim</w:t>
      </w:r>
      <w:r w:rsidR="00C3705D">
        <w:t>inated of</w:t>
      </w:r>
      <w:r w:rsidR="00B040FC">
        <w:t xml:space="preserve"> which distance from the plane was more than </w:t>
      </w:r>
      <w:r w:rsidR="000C296F">
        <w:t xml:space="preserve">3-times of the standard </w:t>
      </w:r>
      <w:r w:rsidR="00C3705D">
        <w:t>deviation</w:t>
      </w:r>
      <w:r w:rsidR="00AE240A">
        <w:t xml:space="preserve"> of the all distances </w:t>
      </w:r>
      <w:r w:rsidR="000C296F">
        <w:t>(3-sigma rule)</w:t>
      </w:r>
      <w:r w:rsidR="00B040FC">
        <w:t>.</w:t>
      </w:r>
      <w:r w:rsidR="0008699C">
        <w:t xml:space="preserve"> The outputs of this calculation and the results regarding the two datasets can be seen in </w:t>
      </w:r>
      <w:r w:rsidR="0008699C">
        <w:fldChar w:fldCharType="begin"/>
      </w:r>
      <w:r w:rsidR="0008699C">
        <w:instrText xml:space="preserve"> REF _Ref395959025 \h </w:instrText>
      </w:r>
      <w:r w:rsidR="0008699C">
        <w:fldChar w:fldCharType="separate"/>
      </w:r>
      <w:r w:rsidR="00D57947">
        <w:t xml:space="preserve">Figure </w:t>
      </w:r>
      <w:r w:rsidR="00D57947">
        <w:rPr>
          <w:noProof/>
        </w:rPr>
        <w:t>14</w:t>
      </w:r>
      <w:r w:rsidR="0008699C">
        <w:fldChar w:fldCharType="end"/>
      </w:r>
      <w:r w:rsidR="0008699C">
        <w:t>.</w:t>
      </w:r>
    </w:p>
    <w:tbl>
      <w:tblPr>
        <w:tblStyle w:val="TableGrid"/>
        <w:tblW w:w="9686" w:type="dxa"/>
        <w:tblLook w:val="04A0" w:firstRow="1" w:lastRow="0" w:firstColumn="1" w:lastColumn="0" w:noHBand="0" w:noVBand="1"/>
      </w:tblPr>
      <w:tblGrid>
        <w:gridCol w:w="5036"/>
        <w:gridCol w:w="4650"/>
      </w:tblGrid>
      <w:tr w:rsidR="00B16C19" w:rsidTr="00FF1898">
        <w:tc>
          <w:tcPr>
            <w:tcW w:w="5036" w:type="dxa"/>
          </w:tcPr>
          <w:p w:rsidR="00B16C19" w:rsidRDefault="00B16C19" w:rsidP="00085B0A">
            <w:r>
              <w:rPr>
                <w:noProof/>
              </w:rPr>
              <w:lastRenderedPageBreak/>
              <w:drawing>
                <wp:inline distT="0" distB="0" distL="0" distR="0" wp14:anchorId="6688E674" wp14:editId="2CFDDE96">
                  <wp:extent cx="2986111" cy="2424223"/>
                  <wp:effectExtent l="0" t="0" r="5080" b="0"/>
                  <wp:docPr id="3" name="Picture 3" descr="C:\Zoli\Incidence\images\dataset_7_roo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Zoli\Incidence\images\dataset_7_roof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921" cy="2424069"/>
                          </a:xfrm>
                          <a:prstGeom prst="rect">
                            <a:avLst/>
                          </a:prstGeom>
                          <a:noFill/>
                          <a:ln>
                            <a:noFill/>
                          </a:ln>
                        </pic:spPr>
                      </pic:pic>
                    </a:graphicData>
                  </a:graphic>
                </wp:inline>
              </w:drawing>
            </w:r>
          </w:p>
        </w:tc>
        <w:tc>
          <w:tcPr>
            <w:tcW w:w="4650" w:type="dxa"/>
          </w:tcPr>
          <w:p w:rsidR="00FF1898" w:rsidRPr="00902CFA" w:rsidRDefault="00712266" w:rsidP="00FF1898">
            <w:pPr>
              <w:pStyle w:val="NoSpacing"/>
              <w:rPr>
                <w:b/>
                <w:u w:val="single"/>
              </w:rPr>
            </w:pPr>
            <w:r>
              <w:rPr>
                <w:b/>
                <w:u w:val="single"/>
              </w:rPr>
              <w:t>Class</w:t>
            </w:r>
            <w:r w:rsidR="00EE0D4F">
              <w:rPr>
                <w:b/>
                <w:u w:val="single"/>
              </w:rPr>
              <w:t xml:space="preserve"> 1, r</w:t>
            </w:r>
            <w:r w:rsidR="00FF1898" w:rsidRPr="00902CFA">
              <w:rPr>
                <w:b/>
                <w:u w:val="single"/>
              </w:rPr>
              <w:t>esults:</w:t>
            </w:r>
          </w:p>
          <w:p w:rsidR="00902CFA" w:rsidRPr="00FF1898" w:rsidRDefault="00902CFA" w:rsidP="00FF1898">
            <w:pPr>
              <w:pStyle w:val="NoSpacing"/>
              <w:rPr>
                <w:b/>
              </w:rPr>
            </w:pPr>
          </w:p>
          <w:p w:rsidR="00FF1898" w:rsidRPr="00FF1898" w:rsidRDefault="00FF1898" w:rsidP="00FF1898">
            <w:pPr>
              <w:pStyle w:val="NoSpacing"/>
              <w:rPr>
                <w:b/>
              </w:rPr>
            </w:pPr>
            <w:r w:rsidRPr="00FF1898">
              <w:rPr>
                <w:b/>
              </w:rPr>
              <w:t xml:space="preserve">Fitting plane:           </w:t>
            </w:r>
          </w:p>
          <w:p w:rsidR="00FF1898" w:rsidRDefault="00FF1898" w:rsidP="00FF1898">
            <w:pPr>
              <w:pStyle w:val="NoSpacing"/>
            </w:pPr>
            <w:r>
              <w:t>0.754504x + 0.048815y + -0.000000</w:t>
            </w:r>
          </w:p>
          <w:p w:rsidR="00FF1898" w:rsidRDefault="00FF1898" w:rsidP="00FF1898">
            <w:pPr>
              <w:pStyle w:val="NoSpacing"/>
            </w:pPr>
            <w:r w:rsidRPr="00FF1898">
              <w:rPr>
                <w:b/>
              </w:rPr>
              <w:t>Standard deviation:</w:t>
            </w:r>
            <w:r>
              <w:t xml:space="preserve">      0.090 m</w:t>
            </w:r>
          </w:p>
          <w:p w:rsidR="00FF1898" w:rsidRPr="00FF1898" w:rsidRDefault="00FF1898" w:rsidP="00FF1898">
            <w:pPr>
              <w:pStyle w:val="NoSpacing"/>
              <w:rPr>
                <w:b/>
              </w:rPr>
            </w:pPr>
            <w:r w:rsidRPr="00FF1898">
              <w:rPr>
                <w:b/>
              </w:rPr>
              <w:t xml:space="preserve">Filtered plane:          </w:t>
            </w:r>
          </w:p>
          <w:p w:rsidR="00FF1898" w:rsidRDefault="00FF1898" w:rsidP="00FF1898">
            <w:pPr>
              <w:pStyle w:val="NoSpacing"/>
            </w:pPr>
            <w:r>
              <w:t>0.750792x + 0.065659y + -0.017714</w:t>
            </w:r>
          </w:p>
          <w:p w:rsidR="00FF1898" w:rsidRDefault="00FF1898" w:rsidP="00FF1898">
            <w:pPr>
              <w:pStyle w:val="NoSpacing"/>
            </w:pPr>
            <w:r w:rsidRPr="00FF1898">
              <w:rPr>
                <w:b/>
              </w:rPr>
              <w:t>STD from filtered plane:</w:t>
            </w:r>
            <w:r>
              <w:t xml:space="preserve"> 0.040 m</w:t>
            </w:r>
          </w:p>
          <w:p w:rsidR="00FF1898" w:rsidRDefault="00FF1898" w:rsidP="00FF1898">
            <w:pPr>
              <w:pStyle w:val="NoSpacing"/>
            </w:pPr>
            <w:r w:rsidRPr="00FF1898">
              <w:rPr>
                <w:b/>
              </w:rPr>
              <w:t>No. of original dataset:</w:t>
            </w:r>
            <w:r>
              <w:t xml:space="preserve"> 172</w:t>
            </w:r>
          </w:p>
          <w:p w:rsidR="00FF1898" w:rsidRDefault="00FF1898" w:rsidP="00FF1898">
            <w:pPr>
              <w:pStyle w:val="NoSpacing"/>
            </w:pPr>
            <w:r w:rsidRPr="00FF1898">
              <w:rPr>
                <w:b/>
              </w:rPr>
              <w:t>No. of removed points:</w:t>
            </w:r>
            <w:r>
              <w:t xml:space="preserve">   7</w:t>
            </w:r>
          </w:p>
          <w:p w:rsidR="00B16C19" w:rsidRDefault="00FF1898" w:rsidP="00FF1898">
            <w:pPr>
              <w:pStyle w:val="NoSpacing"/>
            </w:pPr>
            <w:r w:rsidRPr="00FF1898">
              <w:rPr>
                <w:b/>
              </w:rPr>
              <w:t>No. of filtered points:</w:t>
            </w:r>
            <w:r>
              <w:t xml:space="preserve">  165</w:t>
            </w:r>
          </w:p>
        </w:tc>
      </w:tr>
      <w:tr w:rsidR="00B16C19" w:rsidTr="00FF1898">
        <w:tc>
          <w:tcPr>
            <w:tcW w:w="5036" w:type="dxa"/>
          </w:tcPr>
          <w:p w:rsidR="00B16C19" w:rsidRDefault="00B16C19" w:rsidP="00085B0A">
            <w:r>
              <w:rPr>
                <w:noProof/>
              </w:rPr>
              <w:drawing>
                <wp:inline distT="0" distB="0" distL="0" distR="0" wp14:anchorId="2250F04B" wp14:editId="161F31E2">
                  <wp:extent cx="2958468" cy="2328530"/>
                  <wp:effectExtent l="0" t="0" r="0" b="0"/>
                  <wp:docPr id="5" name="Picture 5" descr="C:\Zoli\Incidence\images\dataset_7_roo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Zoli\Incidence\images\dataset_7_roof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3743" cy="2332682"/>
                          </a:xfrm>
                          <a:prstGeom prst="rect">
                            <a:avLst/>
                          </a:prstGeom>
                          <a:noFill/>
                          <a:ln>
                            <a:noFill/>
                          </a:ln>
                        </pic:spPr>
                      </pic:pic>
                    </a:graphicData>
                  </a:graphic>
                </wp:inline>
              </w:drawing>
            </w:r>
          </w:p>
        </w:tc>
        <w:tc>
          <w:tcPr>
            <w:tcW w:w="4650" w:type="dxa"/>
          </w:tcPr>
          <w:p w:rsidR="002F2650" w:rsidRPr="00CF4303" w:rsidRDefault="00712266" w:rsidP="002F2650">
            <w:pPr>
              <w:pStyle w:val="NoSpacing"/>
              <w:rPr>
                <w:b/>
                <w:u w:val="single"/>
              </w:rPr>
            </w:pPr>
            <w:r>
              <w:rPr>
                <w:b/>
                <w:u w:val="single"/>
              </w:rPr>
              <w:t>Class</w:t>
            </w:r>
            <w:r w:rsidR="00EE0D4F">
              <w:rPr>
                <w:b/>
                <w:u w:val="single"/>
              </w:rPr>
              <w:t xml:space="preserve"> 2, r</w:t>
            </w:r>
            <w:r w:rsidR="002F2650" w:rsidRPr="00CF4303">
              <w:rPr>
                <w:b/>
                <w:u w:val="single"/>
              </w:rPr>
              <w:t>esults:</w:t>
            </w:r>
          </w:p>
          <w:p w:rsidR="002F2650" w:rsidRDefault="002F2650" w:rsidP="002F2650">
            <w:pPr>
              <w:pStyle w:val="NoSpacing"/>
            </w:pPr>
          </w:p>
          <w:p w:rsidR="002F2650" w:rsidRPr="002F2650" w:rsidRDefault="002F2650" w:rsidP="002F2650">
            <w:pPr>
              <w:pStyle w:val="NoSpacing"/>
              <w:rPr>
                <w:b/>
              </w:rPr>
            </w:pPr>
            <w:r w:rsidRPr="002F2650">
              <w:rPr>
                <w:b/>
              </w:rPr>
              <w:t xml:space="preserve">Fitting plane:          </w:t>
            </w:r>
          </w:p>
          <w:p w:rsidR="002F2650" w:rsidRDefault="002F2650" w:rsidP="002F2650">
            <w:pPr>
              <w:pStyle w:val="NoSpacing"/>
            </w:pPr>
            <w:r>
              <w:t>-0.730472x + -0.096481y + 0.000000</w:t>
            </w:r>
          </w:p>
          <w:p w:rsidR="002F2650" w:rsidRDefault="002F2650" w:rsidP="002F2650">
            <w:pPr>
              <w:pStyle w:val="NoSpacing"/>
            </w:pPr>
            <w:r w:rsidRPr="002F2650">
              <w:rPr>
                <w:b/>
              </w:rPr>
              <w:t>Standard deviation:</w:t>
            </w:r>
            <w:r>
              <w:t xml:space="preserve">      0.326 m</w:t>
            </w:r>
          </w:p>
          <w:p w:rsidR="002F2650" w:rsidRPr="002F2650" w:rsidRDefault="002F2650" w:rsidP="002F2650">
            <w:pPr>
              <w:pStyle w:val="NoSpacing"/>
              <w:rPr>
                <w:b/>
              </w:rPr>
            </w:pPr>
            <w:r w:rsidRPr="002F2650">
              <w:rPr>
                <w:b/>
              </w:rPr>
              <w:t xml:space="preserve">Filtered plane:          </w:t>
            </w:r>
          </w:p>
          <w:p w:rsidR="002F2650" w:rsidRDefault="002F2650" w:rsidP="002F2650">
            <w:pPr>
              <w:pStyle w:val="NoSpacing"/>
            </w:pPr>
            <w:r>
              <w:t>-0.754918x + -0.078203y + 0.033863</w:t>
            </w:r>
          </w:p>
          <w:p w:rsidR="002F2650" w:rsidRDefault="002F2650" w:rsidP="002F2650">
            <w:pPr>
              <w:pStyle w:val="NoSpacing"/>
            </w:pPr>
            <w:r w:rsidRPr="002F2650">
              <w:rPr>
                <w:b/>
              </w:rPr>
              <w:t>STD from filtered plane:</w:t>
            </w:r>
            <w:r>
              <w:t xml:space="preserve"> 0.034 m</w:t>
            </w:r>
          </w:p>
          <w:p w:rsidR="002F2650" w:rsidRDefault="002F2650" w:rsidP="002F2650">
            <w:pPr>
              <w:pStyle w:val="NoSpacing"/>
            </w:pPr>
            <w:r w:rsidRPr="002F2650">
              <w:rPr>
                <w:b/>
              </w:rPr>
              <w:t>No. of original dataset:</w:t>
            </w:r>
            <w:r>
              <w:t xml:space="preserve"> 158</w:t>
            </w:r>
          </w:p>
          <w:p w:rsidR="002F2650" w:rsidRDefault="002F2650" w:rsidP="002F2650">
            <w:pPr>
              <w:pStyle w:val="NoSpacing"/>
            </w:pPr>
            <w:r w:rsidRPr="002F2650">
              <w:rPr>
                <w:b/>
              </w:rPr>
              <w:t>No. of removed points:</w:t>
            </w:r>
            <w:r>
              <w:t xml:space="preserve">   4</w:t>
            </w:r>
          </w:p>
          <w:p w:rsidR="00B16C19" w:rsidRDefault="002F2650" w:rsidP="004F67A8">
            <w:pPr>
              <w:pStyle w:val="NoSpacing"/>
              <w:keepNext/>
            </w:pPr>
            <w:r w:rsidRPr="002F2650">
              <w:rPr>
                <w:b/>
              </w:rPr>
              <w:t>No. of filtered points:</w:t>
            </w:r>
            <w:r>
              <w:t xml:space="preserve">  154</w:t>
            </w:r>
          </w:p>
        </w:tc>
      </w:tr>
    </w:tbl>
    <w:p w:rsidR="00C92FE3" w:rsidRDefault="004F67A8" w:rsidP="004F67A8">
      <w:pPr>
        <w:pStyle w:val="Caption"/>
        <w:jc w:val="center"/>
      </w:pPr>
      <w:bookmarkStart w:id="237" w:name="_Ref395959025"/>
      <w:r>
        <w:t xml:space="preserve">Figure </w:t>
      </w:r>
      <w:r w:rsidR="00603FA5">
        <w:fldChar w:fldCharType="begin"/>
      </w:r>
      <w:r w:rsidR="00603FA5">
        <w:instrText xml:space="preserve"> SEQ Figure \* ARABIC </w:instrText>
      </w:r>
      <w:r w:rsidR="00603FA5">
        <w:fldChar w:fldCharType="separate"/>
      </w:r>
      <w:r w:rsidR="00D57947">
        <w:rPr>
          <w:noProof/>
        </w:rPr>
        <w:t>14</w:t>
      </w:r>
      <w:r w:rsidR="00603FA5">
        <w:rPr>
          <w:noProof/>
        </w:rPr>
        <w:fldChar w:fldCharType="end"/>
      </w:r>
      <w:bookmarkEnd w:id="237"/>
      <w:r>
        <w:t xml:space="preserve"> </w:t>
      </w:r>
      <w:r w:rsidR="00F51F3B">
        <w:t xml:space="preserve">Removing points </w:t>
      </w:r>
    </w:p>
    <w:p w:rsidR="00F61618" w:rsidRDefault="006A2754" w:rsidP="006A2754">
      <w:pPr>
        <w:pStyle w:val="Heading2"/>
      </w:pPr>
      <w:r>
        <w:t>Gaussian parameters</w:t>
      </w:r>
    </w:p>
    <w:p w:rsidR="008A7D19" w:rsidRDefault="00B9244B" w:rsidP="008A7D19">
      <w:r>
        <w:t xml:space="preserve">The generalized Gaussian parameters are calculated regarding the two </w:t>
      </w:r>
      <w:r w:rsidR="00616981">
        <w:t>classes</w:t>
      </w:r>
      <w:r w:rsidR="002822CD">
        <w:t xml:space="preserve"> based on the “</w:t>
      </w:r>
      <w:r w:rsidR="002822CD">
        <w:fldChar w:fldCharType="begin"/>
      </w:r>
      <w:r w:rsidR="002822CD">
        <w:instrText xml:space="preserve"> REF _Ref395965539 \h </w:instrText>
      </w:r>
      <w:r w:rsidR="002822CD">
        <w:fldChar w:fldCharType="separate"/>
      </w:r>
      <w:r w:rsidR="00D57947">
        <w:t>Generalized Gaussian function</w:t>
      </w:r>
      <w:r w:rsidR="002822CD">
        <w:fldChar w:fldCharType="end"/>
      </w:r>
      <w:r w:rsidR="002822CD">
        <w:t xml:space="preserve">” section. </w:t>
      </w:r>
      <w:r w:rsidR="00A66731">
        <w:t xml:space="preserve">The </w:t>
      </w:r>
      <w:r w:rsidR="00B3128B">
        <w:t xml:space="preserve">averages and standard deviations of the parameters and the histogram of the values </w:t>
      </w:r>
      <w:r w:rsidR="00A66731">
        <w:t xml:space="preserve">can be seen in the </w:t>
      </w:r>
      <w:r w:rsidR="00A66731">
        <w:fldChar w:fldCharType="begin"/>
      </w:r>
      <w:r w:rsidR="00A66731">
        <w:instrText xml:space="preserve"> REF _Ref395965562 \h </w:instrText>
      </w:r>
      <w:r w:rsidR="00A66731">
        <w:fldChar w:fldCharType="separate"/>
      </w:r>
      <w:r w:rsidR="00D57947">
        <w:t xml:space="preserve">Table </w:t>
      </w:r>
      <w:r w:rsidR="00D57947">
        <w:rPr>
          <w:noProof/>
        </w:rPr>
        <w:t>9</w:t>
      </w:r>
      <w:r w:rsidR="00A66731">
        <w:fldChar w:fldCharType="end"/>
      </w:r>
      <w:r w:rsidR="00B3128B">
        <w:t xml:space="preserve"> and </w:t>
      </w:r>
      <w:r w:rsidR="00B3128B">
        <w:fldChar w:fldCharType="begin"/>
      </w:r>
      <w:r w:rsidR="00B3128B">
        <w:instrText xml:space="preserve"> REF _Ref395965883 \h </w:instrText>
      </w:r>
      <w:r w:rsidR="00B3128B">
        <w:fldChar w:fldCharType="separate"/>
      </w:r>
      <w:r w:rsidR="00D57947">
        <w:t xml:space="preserve">Figure </w:t>
      </w:r>
      <w:r w:rsidR="00D57947">
        <w:rPr>
          <w:noProof/>
        </w:rPr>
        <w:t>15</w:t>
      </w:r>
      <w:r w:rsidR="00B3128B">
        <w:fldChar w:fldCharType="end"/>
      </w:r>
      <w:r w:rsidR="00A66731">
        <w:t xml:space="preserve">. </w:t>
      </w:r>
      <w:r w:rsidR="000401CD">
        <w:t xml:space="preserve"> Note that the parameters are nearly </w:t>
      </w:r>
      <w:r w:rsidR="00466818">
        <w:t>same</w:t>
      </w:r>
      <w:r w:rsidR="000401CD">
        <w:t xml:space="preserve"> and the </w:t>
      </w:r>
      <w:r w:rsidR="00176D4D">
        <w:t>order-of-</w:t>
      </w:r>
      <w:r w:rsidR="001B5B3F">
        <w:t xml:space="preserve">magnitude of the </w:t>
      </w:r>
      <w:r w:rsidR="000401CD">
        <w:t>difference</w:t>
      </w:r>
      <w:r w:rsidR="006B1581">
        <w:t>s</w:t>
      </w:r>
      <w:r w:rsidR="000401CD">
        <w:t xml:space="preserve"> </w:t>
      </w:r>
      <w:r w:rsidR="006B1581">
        <w:t xml:space="preserve">are </w:t>
      </w:r>
      <w:r w:rsidR="000401CD">
        <w:t>2-times less than the standard deviation. It means that the classification cannot be done using these parameters</w:t>
      </w:r>
      <w:r w:rsidR="00466818">
        <w:t xml:space="preserve"> due to the standard deviation of them.</w:t>
      </w:r>
    </w:p>
    <w:p w:rsidR="006B1581" w:rsidRPr="008A7D19" w:rsidRDefault="006B1581" w:rsidP="008A7D19"/>
    <w:tbl>
      <w:tblPr>
        <w:tblStyle w:val="TableGrid"/>
        <w:tblW w:w="6892" w:type="dxa"/>
        <w:jc w:val="center"/>
        <w:tblLook w:val="04A0" w:firstRow="1" w:lastRow="0" w:firstColumn="1" w:lastColumn="0" w:noHBand="0" w:noVBand="1"/>
      </w:tblPr>
      <w:tblGrid>
        <w:gridCol w:w="1236"/>
        <w:gridCol w:w="916"/>
        <w:gridCol w:w="1116"/>
        <w:gridCol w:w="996"/>
        <w:gridCol w:w="876"/>
        <w:gridCol w:w="876"/>
        <w:gridCol w:w="876"/>
      </w:tblGrid>
      <w:tr w:rsidR="00753AF6" w:rsidRPr="00753AF6" w:rsidTr="00753AF6">
        <w:trPr>
          <w:trHeight w:val="300"/>
          <w:jc w:val="center"/>
        </w:trPr>
        <w:tc>
          <w:tcPr>
            <w:tcW w:w="1236" w:type="dxa"/>
            <w:noWrap/>
          </w:tcPr>
          <w:p w:rsidR="00753AF6" w:rsidRPr="00753AF6" w:rsidRDefault="00753AF6" w:rsidP="00753AF6">
            <w:pPr>
              <w:spacing w:line="240" w:lineRule="auto"/>
              <w:jc w:val="left"/>
              <w:rPr>
                <w:rFonts w:eastAsia="Times New Roman" w:cs="Times New Roman"/>
                <w:color w:val="000000"/>
                <w:sz w:val="24"/>
                <w:szCs w:val="24"/>
              </w:rPr>
            </w:pPr>
          </w:p>
        </w:tc>
        <w:tc>
          <w:tcPr>
            <w:tcW w:w="916" w:type="dxa"/>
            <w:noWrap/>
          </w:tcPr>
          <w:p w:rsidR="00753AF6" w:rsidRPr="00753AF6" w:rsidRDefault="00753AF6" w:rsidP="00753AF6">
            <w:pPr>
              <w:spacing w:line="240" w:lineRule="auto"/>
              <w:jc w:val="left"/>
              <w:rPr>
                <w:rFonts w:eastAsia="Times New Roman" w:cs="Times New Roman"/>
                <w:color w:val="000000"/>
                <w:sz w:val="24"/>
                <w:szCs w:val="24"/>
              </w:rPr>
            </w:pPr>
          </w:p>
        </w:tc>
        <w:tc>
          <w:tcPr>
            <w:tcW w:w="1116" w:type="dxa"/>
            <w:noWrap/>
          </w:tcPr>
          <w:p w:rsidR="00753AF6" w:rsidRPr="00753AF6" w:rsidRDefault="00603FA5"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996" w:type="dxa"/>
            <w:noWrap/>
          </w:tcPr>
          <w:p w:rsidR="00753AF6" w:rsidRPr="00753AF6" w:rsidRDefault="00603FA5"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oMath>
            </m:oMathPara>
          </w:p>
        </w:tc>
        <w:tc>
          <w:tcPr>
            <w:tcW w:w="876" w:type="dxa"/>
            <w:noWrap/>
          </w:tcPr>
          <w:p w:rsidR="00753AF6" w:rsidRPr="00753AF6" w:rsidRDefault="00603FA5"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oMath>
            </m:oMathPara>
          </w:p>
        </w:tc>
        <w:tc>
          <w:tcPr>
            <w:tcW w:w="876" w:type="dxa"/>
            <w:noWrap/>
          </w:tcPr>
          <w:p w:rsidR="00753AF6" w:rsidRPr="00753AF6" w:rsidRDefault="00603FA5"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oMath>
            </m:oMathPara>
          </w:p>
        </w:tc>
        <w:tc>
          <w:tcPr>
            <w:tcW w:w="876" w:type="dxa"/>
            <w:noWrap/>
          </w:tcPr>
          <w:p w:rsidR="00753AF6" w:rsidRPr="00753AF6" w:rsidRDefault="00603FA5" w:rsidP="00753AF6">
            <w:pPr>
              <w:spacing w:line="240" w:lineRule="auto"/>
              <w:jc w:val="right"/>
              <w:rPr>
                <w:rFonts w:eastAsia="Times New Roman" w:cs="Times New Roman"/>
                <w:color w:val="000000"/>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oMath>
            </m:oMathPara>
          </w:p>
        </w:tc>
      </w:tr>
      <w:tr w:rsidR="00753AF6" w:rsidRPr="00753AF6" w:rsidTr="00753AF6">
        <w:trPr>
          <w:trHeight w:val="300"/>
          <w:jc w:val="center"/>
        </w:trPr>
        <w:tc>
          <w:tcPr>
            <w:tcW w:w="1236" w:type="dxa"/>
            <w:noWrap/>
          </w:tcPr>
          <w:p w:rsidR="00753AF6" w:rsidRPr="00753AF6" w:rsidRDefault="0086562B" w:rsidP="00765240">
            <w:pPr>
              <w:spacing w:line="240" w:lineRule="auto"/>
              <w:jc w:val="left"/>
              <w:rPr>
                <w:rFonts w:eastAsia="Times New Roman" w:cs="Times New Roman"/>
                <w:b/>
                <w:color w:val="000000"/>
                <w:sz w:val="24"/>
                <w:szCs w:val="24"/>
              </w:rPr>
            </w:pPr>
            <w:r>
              <w:rPr>
                <w:rFonts w:eastAsia="Times New Roman" w:cs="Times New Roman"/>
                <w:b/>
                <w:color w:val="000000"/>
                <w:sz w:val="24"/>
                <w:szCs w:val="24"/>
              </w:rPr>
              <w:t>Class</w:t>
            </w:r>
            <w:r w:rsidR="00753AF6" w:rsidRPr="00753AF6">
              <w:rPr>
                <w:rFonts w:eastAsia="Times New Roman" w:cs="Times New Roman"/>
                <w:b/>
                <w:color w:val="000000"/>
                <w:sz w:val="24"/>
                <w:szCs w:val="24"/>
              </w:rPr>
              <w:t xml:space="preserve"> 1</w:t>
            </w:r>
          </w:p>
        </w:tc>
        <w:tc>
          <w:tcPr>
            <w:tcW w:w="916" w:type="dxa"/>
            <w:noWrap/>
          </w:tcPr>
          <w:p w:rsidR="00753AF6" w:rsidRPr="00753AF6" w:rsidRDefault="00753AF6" w:rsidP="00765240">
            <w:pPr>
              <w:spacing w:line="240" w:lineRule="auto"/>
              <w:jc w:val="left"/>
              <w:rPr>
                <w:rFonts w:eastAsia="Times New Roman" w:cs="Times New Roman"/>
                <w:color w:val="000000"/>
                <w:sz w:val="24"/>
                <w:szCs w:val="24"/>
              </w:rPr>
            </w:pPr>
            <w:r w:rsidRPr="00753AF6">
              <w:rPr>
                <w:rFonts w:eastAsia="Times New Roman" w:cs="Times New Roman"/>
                <w:color w:val="000000"/>
                <w:sz w:val="24"/>
                <w:szCs w:val="24"/>
              </w:rPr>
              <w:t xml:space="preserve"> AVG</w:t>
            </w:r>
          </w:p>
        </w:tc>
        <w:tc>
          <w:tcPr>
            <w:tcW w:w="111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133.131</w:t>
            </w:r>
          </w:p>
        </w:tc>
        <w:tc>
          <w:tcPr>
            <w:tcW w:w="99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17.367</w:t>
            </w:r>
          </w:p>
        </w:tc>
        <w:tc>
          <w:tcPr>
            <w:tcW w:w="87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2.637</w:t>
            </w:r>
          </w:p>
        </w:tc>
        <w:tc>
          <w:tcPr>
            <w:tcW w:w="87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3.858</w:t>
            </w:r>
          </w:p>
        </w:tc>
        <w:tc>
          <w:tcPr>
            <w:tcW w:w="876" w:type="dxa"/>
            <w:noWrap/>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2.001</w:t>
            </w:r>
          </w:p>
        </w:tc>
      </w:tr>
      <w:tr w:rsidR="00753AF6" w:rsidRPr="00753AF6" w:rsidTr="00753AF6">
        <w:trPr>
          <w:trHeight w:val="300"/>
          <w:jc w:val="center"/>
        </w:trPr>
        <w:tc>
          <w:tcPr>
            <w:tcW w:w="1236" w:type="dxa"/>
            <w:noWrap/>
            <w:hideMark/>
          </w:tcPr>
          <w:p w:rsidR="00753AF6" w:rsidRPr="00753AF6" w:rsidRDefault="0086562B" w:rsidP="00753AF6">
            <w:pPr>
              <w:spacing w:line="240" w:lineRule="auto"/>
              <w:jc w:val="left"/>
              <w:rPr>
                <w:rFonts w:eastAsia="Times New Roman" w:cs="Times New Roman"/>
                <w:b/>
                <w:color w:val="000000"/>
                <w:sz w:val="24"/>
                <w:szCs w:val="24"/>
              </w:rPr>
            </w:pPr>
            <w:r>
              <w:rPr>
                <w:rFonts w:eastAsia="Times New Roman" w:cs="Times New Roman"/>
                <w:b/>
                <w:color w:val="000000"/>
                <w:sz w:val="24"/>
                <w:szCs w:val="24"/>
              </w:rPr>
              <w:t xml:space="preserve">Class </w:t>
            </w:r>
            <w:r w:rsidR="00753AF6" w:rsidRPr="00753AF6">
              <w:rPr>
                <w:rFonts w:eastAsia="Times New Roman" w:cs="Times New Roman"/>
                <w:b/>
                <w:color w:val="000000"/>
                <w:sz w:val="24"/>
                <w:szCs w:val="24"/>
              </w:rPr>
              <w:t>1</w:t>
            </w:r>
          </w:p>
        </w:tc>
        <w:tc>
          <w:tcPr>
            <w:tcW w:w="916" w:type="dxa"/>
            <w:noWrap/>
            <w:hideMark/>
          </w:tcPr>
          <w:p w:rsidR="00753AF6" w:rsidRPr="00753AF6" w:rsidRDefault="00753AF6" w:rsidP="00753AF6">
            <w:pPr>
              <w:spacing w:line="240" w:lineRule="auto"/>
              <w:jc w:val="left"/>
              <w:rPr>
                <w:rFonts w:eastAsia="Times New Roman" w:cs="Times New Roman"/>
                <w:color w:val="000000"/>
                <w:sz w:val="24"/>
                <w:szCs w:val="24"/>
              </w:rPr>
            </w:pPr>
            <w:r w:rsidRPr="00753AF6">
              <w:rPr>
                <w:rFonts w:eastAsia="Times New Roman" w:cs="Times New Roman"/>
                <w:color w:val="000000"/>
                <w:sz w:val="24"/>
                <w:szCs w:val="24"/>
              </w:rPr>
              <w:t xml:space="preserve"> STD</w:t>
            </w:r>
          </w:p>
        </w:tc>
        <w:tc>
          <w:tcPr>
            <w:tcW w:w="111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7.933</w:t>
            </w:r>
          </w:p>
        </w:tc>
        <w:tc>
          <w:tcPr>
            <w:tcW w:w="99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1.210</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0.100</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0.279</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0.000</w:t>
            </w:r>
          </w:p>
        </w:tc>
      </w:tr>
      <w:tr w:rsidR="00753AF6" w:rsidRPr="00753AF6" w:rsidTr="00753AF6">
        <w:trPr>
          <w:trHeight w:val="300"/>
          <w:jc w:val="center"/>
        </w:trPr>
        <w:tc>
          <w:tcPr>
            <w:tcW w:w="1236" w:type="dxa"/>
            <w:noWrap/>
            <w:hideMark/>
          </w:tcPr>
          <w:p w:rsidR="00753AF6" w:rsidRPr="00753AF6" w:rsidRDefault="0086562B" w:rsidP="00753AF6">
            <w:pPr>
              <w:spacing w:line="240" w:lineRule="auto"/>
              <w:jc w:val="left"/>
              <w:rPr>
                <w:rFonts w:eastAsia="Times New Roman" w:cs="Times New Roman"/>
                <w:b/>
                <w:color w:val="000000"/>
                <w:sz w:val="24"/>
                <w:szCs w:val="24"/>
              </w:rPr>
            </w:pPr>
            <w:r>
              <w:rPr>
                <w:rFonts w:eastAsia="Times New Roman" w:cs="Times New Roman"/>
                <w:b/>
                <w:color w:val="000000"/>
                <w:sz w:val="24"/>
                <w:szCs w:val="24"/>
              </w:rPr>
              <w:t xml:space="preserve">Class </w:t>
            </w:r>
            <w:r w:rsidR="00753AF6" w:rsidRPr="00753AF6">
              <w:rPr>
                <w:rFonts w:eastAsia="Times New Roman" w:cs="Times New Roman"/>
                <w:b/>
                <w:color w:val="000000"/>
                <w:sz w:val="24"/>
                <w:szCs w:val="24"/>
              </w:rPr>
              <w:t>2</w:t>
            </w:r>
          </w:p>
        </w:tc>
        <w:tc>
          <w:tcPr>
            <w:tcW w:w="916" w:type="dxa"/>
            <w:noWrap/>
            <w:hideMark/>
          </w:tcPr>
          <w:p w:rsidR="00753AF6" w:rsidRPr="00753AF6" w:rsidRDefault="00753AF6" w:rsidP="00753AF6">
            <w:pPr>
              <w:spacing w:line="240" w:lineRule="auto"/>
              <w:jc w:val="left"/>
              <w:rPr>
                <w:rFonts w:eastAsia="Times New Roman" w:cs="Times New Roman"/>
                <w:color w:val="000000"/>
                <w:sz w:val="24"/>
                <w:szCs w:val="24"/>
              </w:rPr>
            </w:pPr>
            <w:r w:rsidRPr="00753AF6">
              <w:rPr>
                <w:rFonts w:eastAsia="Times New Roman" w:cs="Times New Roman"/>
                <w:color w:val="000000"/>
                <w:sz w:val="24"/>
                <w:szCs w:val="24"/>
              </w:rPr>
              <w:t xml:space="preserve"> AVG</w:t>
            </w:r>
          </w:p>
        </w:tc>
        <w:tc>
          <w:tcPr>
            <w:tcW w:w="111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134.336</w:t>
            </w:r>
          </w:p>
        </w:tc>
        <w:tc>
          <w:tcPr>
            <w:tcW w:w="99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17.376</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2.623</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3.935</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2.001</w:t>
            </w:r>
          </w:p>
        </w:tc>
      </w:tr>
      <w:tr w:rsidR="00753AF6" w:rsidRPr="00753AF6" w:rsidTr="00753AF6">
        <w:trPr>
          <w:trHeight w:val="300"/>
          <w:jc w:val="center"/>
        </w:trPr>
        <w:tc>
          <w:tcPr>
            <w:tcW w:w="1236" w:type="dxa"/>
            <w:noWrap/>
            <w:hideMark/>
          </w:tcPr>
          <w:p w:rsidR="00753AF6" w:rsidRPr="00753AF6" w:rsidRDefault="0086562B" w:rsidP="00753AF6">
            <w:pPr>
              <w:spacing w:line="240" w:lineRule="auto"/>
              <w:jc w:val="left"/>
              <w:rPr>
                <w:rFonts w:eastAsia="Times New Roman" w:cs="Times New Roman"/>
                <w:b/>
                <w:color w:val="000000"/>
                <w:sz w:val="24"/>
                <w:szCs w:val="24"/>
              </w:rPr>
            </w:pPr>
            <w:r>
              <w:rPr>
                <w:rFonts w:eastAsia="Times New Roman" w:cs="Times New Roman"/>
                <w:b/>
                <w:color w:val="000000"/>
                <w:sz w:val="24"/>
                <w:szCs w:val="24"/>
              </w:rPr>
              <w:t xml:space="preserve">Class </w:t>
            </w:r>
            <w:r w:rsidR="00753AF6" w:rsidRPr="00753AF6">
              <w:rPr>
                <w:rFonts w:eastAsia="Times New Roman" w:cs="Times New Roman"/>
                <w:b/>
                <w:color w:val="000000"/>
                <w:sz w:val="24"/>
                <w:szCs w:val="24"/>
              </w:rPr>
              <w:t>2</w:t>
            </w:r>
          </w:p>
        </w:tc>
        <w:tc>
          <w:tcPr>
            <w:tcW w:w="916" w:type="dxa"/>
            <w:noWrap/>
            <w:hideMark/>
          </w:tcPr>
          <w:p w:rsidR="00753AF6" w:rsidRPr="00753AF6" w:rsidRDefault="00753AF6" w:rsidP="00753AF6">
            <w:pPr>
              <w:spacing w:line="240" w:lineRule="auto"/>
              <w:jc w:val="left"/>
              <w:rPr>
                <w:rFonts w:eastAsia="Times New Roman" w:cs="Times New Roman"/>
                <w:color w:val="000000"/>
                <w:sz w:val="24"/>
                <w:szCs w:val="24"/>
              </w:rPr>
            </w:pPr>
            <w:r w:rsidRPr="00753AF6">
              <w:rPr>
                <w:rFonts w:eastAsia="Times New Roman" w:cs="Times New Roman"/>
                <w:color w:val="000000"/>
                <w:sz w:val="24"/>
                <w:szCs w:val="24"/>
              </w:rPr>
              <w:t xml:space="preserve"> STD</w:t>
            </w:r>
          </w:p>
        </w:tc>
        <w:tc>
          <w:tcPr>
            <w:tcW w:w="111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10.764</w:t>
            </w:r>
          </w:p>
        </w:tc>
        <w:tc>
          <w:tcPr>
            <w:tcW w:w="99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1.204</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0.064</w:t>
            </w:r>
          </w:p>
        </w:tc>
        <w:tc>
          <w:tcPr>
            <w:tcW w:w="876" w:type="dxa"/>
            <w:noWrap/>
            <w:hideMark/>
          </w:tcPr>
          <w:p w:rsidR="00753AF6" w:rsidRPr="00753AF6" w:rsidRDefault="00753AF6" w:rsidP="00753AF6">
            <w:pPr>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0.914</w:t>
            </w:r>
          </w:p>
        </w:tc>
        <w:tc>
          <w:tcPr>
            <w:tcW w:w="876" w:type="dxa"/>
            <w:noWrap/>
            <w:hideMark/>
          </w:tcPr>
          <w:p w:rsidR="00753AF6" w:rsidRPr="00753AF6" w:rsidRDefault="00753AF6" w:rsidP="00753AF6">
            <w:pPr>
              <w:keepNext/>
              <w:spacing w:line="240" w:lineRule="auto"/>
              <w:jc w:val="center"/>
              <w:rPr>
                <w:rFonts w:eastAsia="Times New Roman" w:cs="Times New Roman"/>
                <w:i/>
                <w:color w:val="000000"/>
                <w:sz w:val="24"/>
                <w:szCs w:val="24"/>
              </w:rPr>
            </w:pPr>
            <w:r w:rsidRPr="00753AF6">
              <w:rPr>
                <w:rFonts w:eastAsia="Times New Roman" w:cs="Times New Roman"/>
                <w:i/>
                <w:color w:val="000000"/>
                <w:sz w:val="24"/>
                <w:szCs w:val="24"/>
              </w:rPr>
              <w:t>0.001</w:t>
            </w:r>
          </w:p>
        </w:tc>
      </w:tr>
    </w:tbl>
    <w:p w:rsidR="00F61618" w:rsidRDefault="00753AF6" w:rsidP="00753AF6">
      <w:pPr>
        <w:pStyle w:val="Caption"/>
        <w:jc w:val="center"/>
        <w:rPr>
          <w:noProof/>
        </w:rPr>
      </w:pPr>
      <w:bookmarkStart w:id="238" w:name="_Ref395965562"/>
      <w:r>
        <w:t xml:space="preserve">Table </w:t>
      </w:r>
      <w:r w:rsidR="00603FA5">
        <w:fldChar w:fldCharType="begin"/>
      </w:r>
      <w:r w:rsidR="00603FA5">
        <w:instrText xml:space="preserve"> SEQ Table \* ARABIC </w:instrText>
      </w:r>
      <w:r w:rsidR="00603FA5">
        <w:fldChar w:fldCharType="separate"/>
      </w:r>
      <w:r w:rsidR="00D57947">
        <w:rPr>
          <w:noProof/>
        </w:rPr>
        <w:t>9</w:t>
      </w:r>
      <w:r w:rsidR="00603FA5">
        <w:rPr>
          <w:noProof/>
        </w:rPr>
        <w:fldChar w:fldCharType="end"/>
      </w:r>
      <w:bookmarkEnd w:id="238"/>
      <w:r>
        <w:t xml:space="preserve"> Statistics of the </w:t>
      </w:r>
      <w:r>
        <w:rPr>
          <w:noProof/>
        </w:rPr>
        <w:t>Gaussian parameters</w:t>
      </w:r>
    </w:p>
    <w:p w:rsidR="00F61618" w:rsidRDefault="006575BE" w:rsidP="00F61618">
      <w:pPr>
        <w:keepNext/>
        <w:jc w:val="center"/>
      </w:pPr>
      <w:r>
        <w:rPr>
          <w:noProof/>
        </w:rPr>
        <w:drawing>
          <wp:inline distT="0" distB="0" distL="0" distR="0" wp14:anchorId="45C96D43" wp14:editId="5B718C17">
            <wp:extent cx="5920280" cy="2667000"/>
            <wp:effectExtent l="0" t="0" r="4445" b="0"/>
            <wp:docPr id="35" name="Picture 35" descr="C:\Zoli\Incidence\incidence_angle\roof_gauss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Zoli\Incidence\incidence_angle\roof_gauss_his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776" r="7692"/>
                    <a:stretch/>
                  </pic:blipFill>
                  <pic:spPr bwMode="auto">
                    <a:xfrm>
                      <a:off x="0" y="0"/>
                      <a:ext cx="5920280"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F61618" w:rsidRPr="00F61618" w:rsidRDefault="00F61618" w:rsidP="00F61618">
      <w:pPr>
        <w:pStyle w:val="Caption"/>
        <w:jc w:val="center"/>
      </w:pPr>
      <w:bookmarkStart w:id="239" w:name="_Ref395965883"/>
      <w:r>
        <w:t xml:space="preserve">Figure </w:t>
      </w:r>
      <w:r w:rsidR="00603FA5">
        <w:fldChar w:fldCharType="begin"/>
      </w:r>
      <w:r w:rsidR="00603FA5">
        <w:instrText xml:space="preserve"> SEQ Figure \* ARABIC </w:instrText>
      </w:r>
      <w:r w:rsidR="00603FA5">
        <w:fldChar w:fldCharType="separate"/>
      </w:r>
      <w:r w:rsidR="00D57947">
        <w:rPr>
          <w:noProof/>
        </w:rPr>
        <w:t>15</w:t>
      </w:r>
      <w:r w:rsidR="00603FA5">
        <w:rPr>
          <w:noProof/>
        </w:rPr>
        <w:fldChar w:fldCharType="end"/>
      </w:r>
      <w:bookmarkEnd w:id="239"/>
      <w:r>
        <w:t xml:space="preserve"> Histogram of the Gaussian parameters</w:t>
      </w:r>
    </w:p>
    <w:p w:rsidR="004F67A8" w:rsidRDefault="00473D83" w:rsidP="004F67A8">
      <w:r>
        <w:t xml:space="preserve">Unfortunately, after calculating the </w:t>
      </w:r>
      <w:proofErr w:type="spellStart"/>
      <w:r>
        <w:t>skewne</w:t>
      </w:r>
      <w:r w:rsidR="00E61F77">
        <w:t>ss</w:t>
      </w:r>
      <w:proofErr w:type="spellEnd"/>
      <w:r w:rsidR="00E61F77">
        <w:t xml:space="preserve"> and the kurtosis (see </w:t>
      </w:r>
      <w:r w:rsidR="00E61F77">
        <w:fldChar w:fldCharType="begin"/>
      </w:r>
      <w:r w:rsidR="00E61F77">
        <w:instrText xml:space="preserve"> REF _Ref395966092 \h </w:instrText>
      </w:r>
      <w:r w:rsidR="00E61F77">
        <w:fldChar w:fldCharType="separate"/>
      </w:r>
      <w:r w:rsidR="00D57947">
        <w:t xml:space="preserve">Table </w:t>
      </w:r>
      <w:r w:rsidR="00D57947">
        <w:rPr>
          <w:noProof/>
        </w:rPr>
        <w:t>10</w:t>
      </w:r>
      <w:r w:rsidR="00E61F77">
        <w:fldChar w:fldCharType="end"/>
      </w:r>
      <w:r w:rsidR="00E61F77">
        <w:t xml:space="preserve"> and </w:t>
      </w:r>
      <w:r w:rsidR="00E61F77">
        <w:fldChar w:fldCharType="begin"/>
      </w:r>
      <w:r w:rsidR="00E61F77">
        <w:instrText xml:space="preserve"> REF _Ref395966077 \h </w:instrText>
      </w:r>
      <w:r w:rsidR="00E61F77">
        <w:fldChar w:fldCharType="separate"/>
      </w:r>
      <w:r w:rsidR="00D57947">
        <w:t xml:space="preserve">Figure </w:t>
      </w:r>
      <w:r w:rsidR="00D57947">
        <w:rPr>
          <w:noProof/>
        </w:rPr>
        <w:t>16</w:t>
      </w:r>
      <w:r w:rsidR="00E61F77">
        <w:fldChar w:fldCharType="end"/>
      </w:r>
      <w:r w:rsidR="00E61F77">
        <w:t>)</w:t>
      </w:r>
      <w:r>
        <w:t>, the same statement can be claimed</w:t>
      </w:r>
      <w:r w:rsidR="002E260E">
        <w:t xml:space="preserve">: the average and the median values are very close to each other between the classes and the standard deviation is much higher. </w:t>
      </w:r>
    </w:p>
    <w:tbl>
      <w:tblPr>
        <w:tblStyle w:val="TableGrid"/>
        <w:tblW w:w="4708" w:type="dxa"/>
        <w:jc w:val="center"/>
        <w:tblLook w:val="04A0" w:firstRow="1" w:lastRow="0" w:firstColumn="1" w:lastColumn="0" w:noHBand="0" w:noVBand="1"/>
      </w:tblPr>
      <w:tblGrid>
        <w:gridCol w:w="1176"/>
        <w:gridCol w:w="828"/>
        <w:gridCol w:w="938"/>
        <w:gridCol w:w="828"/>
        <w:gridCol w:w="938"/>
      </w:tblGrid>
      <w:tr w:rsidR="00E851EF" w:rsidRPr="00C776D4" w:rsidTr="006D1F24">
        <w:trPr>
          <w:trHeight w:val="300"/>
          <w:jc w:val="center"/>
        </w:trPr>
        <w:tc>
          <w:tcPr>
            <w:tcW w:w="1176" w:type="dxa"/>
            <w:vMerge w:val="restart"/>
            <w:noWrap/>
          </w:tcPr>
          <w:p w:rsidR="00E851EF" w:rsidRPr="00C776D4" w:rsidRDefault="00E851EF" w:rsidP="00E851EF">
            <w:pPr>
              <w:spacing w:line="240" w:lineRule="auto"/>
              <w:jc w:val="center"/>
              <w:rPr>
                <w:rFonts w:eastAsia="Times New Roman" w:cs="Times New Roman"/>
                <w:b/>
                <w:color w:val="000000"/>
              </w:rPr>
            </w:pPr>
          </w:p>
        </w:tc>
        <w:tc>
          <w:tcPr>
            <w:tcW w:w="1766" w:type="dxa"/>
            <w:gridSpan w:val="2"/>
            <w:noWrap/>
          </w:tcPr>
          <w:p w:rsidR="00E851EF" w:rsidRPr="00C776D4" w:rsidRDefault="00A26126" w:rsidP="00E851EF">
            <w:pPr>
              <w:spacing w:line="240" w:lineRule="auto"/>
              <w:jc w:val="center"/>
              <w:rPr>
                <w:rFonts w:eastAsia="Times New Roman" w:cs="Times New Roman"/>
                <w:b/>
                <w:color w:val="000000"/>
              </w:rPr>
            </w:pPr>
            <w:proofErr w:type="spellStart"/>
            <w:r w:rsidRPr="006D1F24">
              <w:rPr>
                <w:rFonts w:eastAsia="Times New Roman" w:cs="Times New Roman"/>
                <w:b/>
                <w:color w:val="000000"/>
              </w:rPr>
              <w:t>Skewness</w:t>
            </w:r>
            <w:proofErr w:type="spellEnd"/>
          </w:p>
        </w:tc>
        <w:tc>
          <w:tcPr>
            <w:tcW w:w="1766" w:type="dxa"/>
            <w:gridSpan w:val="2"/>
            <w:noWrap/>
          </w:tcPr>
          <w:p w:rsidR="00E851EF" w:rsidRPr="00C776D4" w:rsidRDefault="00A26126" w:rsidP="00E851EF">
            <w:pPr>
              <w:spacing w:line="240" w:lineRule="auto"/>
              <w:jc w:val="center"/>
              <w:rPr>
                <w:rFonts w:eastAsia="Times New Roman" w:cs="Times New Roman"/>
                <w:b/>
                <w:color w:val="000000"/>
              </w:rPr>
            </w:pPr>
            <w:r w:rsidRPr="006D1F24">
              <w:rPr>
                <w:rFonts w:eastAsia="Times New Roman" w:cs="Times New Roman"/>
                <w:b/>
                <w:color w:val="000000"/>
              </w:rPr>
              <w:t>Kurtosis</w:t>
            </w:r>
          </w:p>
        </w:tc>
      </w:tr>
      <w:tr w:rsidR="00E851EF" w:rsidRPr="00C776D4" w:rsidTr="006D1F24">
        <w:trPr>
          <w:trHeight w:val="300"/>
          <w:jc w:val="center"/>
        </w:trPr>
        <w:tc>
          <w:tcPr>
            <w:tcW w:w="1176" w:type="dxa"/>
            <w:vMerge/>
            <w:noWrap/>
          </w:tcPr>
          <w:p w:rsidR="00E851EF" w:rsidRPr="006D1F24" w:rsidRDefault="00E851EF" w:rsidP="00E851EF">
            <w:pPr>
              <w:spacing w:line="240" w:lineRule="auto"/>
              <w:jc w:val="center"/>
              <w:rPr>
                <w:rFonts w:eastAsia="Times New Roman" w:cs="Times New Roman"/>
                <w:b/>
                <w:color w:val="000000"/>
              </w:rPr>
            </w:pPr>
          </w:p>
        </w:tc>
        <w:tc>
          <w:tcPr>
            <w:tcW w:w="828" w:type="dxa"/>
            <w:noWrap/>
          </w:tcPr>
          <w:p w:rsidR="00E851EF" w:rsidRPr="006D1F24" w:rsidRDefault="002E260E" w:rsidP="00E851EF">
            <w:pPr>
              <w:spacing w:line="240" w:lineRule="auto"/>
              <w:jc w:val="center"/>
              <w:rPr>
                <w:rFonts w:eastAsia="Times New Roman" w:cs="Times New Roman"/>
                <w:b/>
                <w:color w:val="000000"/>
              </w:rPr>
            </w:pPr>
            <w:r>
              <w:rPr>
                <w:rFonts w:eastAsia="Times New Roman" w:cs="Times New Roman"/>
                <w:b/>
                <w:color w:val="000000"/>
              </w:rPr>
              <w:t>AVG</w:t>
            </w:r>
          </w:p>
        </w:tc>
        <w:tc>
          <w:tcPr>
            <w:tcW w:w="938" w:type="dxa"/>
            <w:noWrap/>
          </w:tcPr>
          <w:p w:rsidR="00E851EF" w:rsidRPr="006D1F24" w:rsidRDefault="002E260E" w:rsidP="00E851EF">
            <w:pPr>
              <w:spacing w:line="240" w:lineRule="auto"/>
              <w:jc w:val="center"/>
              <w:rPr>
                <w:rFonts w:eastAsia="Times New Roman" w:cs="Times New Roman"/>
                <w:b/>
                <w:color w:val="000000"/>
              </w:rPr>
            </w:pPr>
            <w:r>
              <w:rPr>
                <w:rFonts w:eastAsia="Times New Roman" w:cs="Times New Roman"/>
                <w:b/>
                <w:color w:val="000000"/>
              </w:rPr>
              <w:t>Median</w:t>
            </w:r>
          </w:p>
        </w:tc>
        <w:tc>
          <w:tcPr>
            <w:tcW w:w="828" w:type="dxa"/>
            <w:noWrap/>
          </w:tcPr>
          <w:p w:rsidR="00E851EF" w:rsidRPr="006D1F24" w:rsidRDefault="002E260E" w:rsidP="00E851EF">
            <w:pPr>
              <w:spacing w:line="240" w:lineRule="auto"/>
              <w:jc w:val="center"/>
              <w:rPr>
                <w:rFonts w:eastAsia="Times New Roman" w:cs="Times New Roman"/>
                <w:b/>
                <w:color w:val="000000"/>
              </w:rPr>
            </w:pPr>
            <w:r>
              <w:rPr>
                <w:rFonts w:eastAsia="Times New Roman" w:cs="Times New Roman"/>
                <w:b/>
                <w:color w:val="000000"/>
              </w:rPr>
              <w:t>AVG</w:t>
            </w:r>
          </w:p>
        </w:tc>
        <w:tc>
          <w:tcPr>
            <w:tcW w:w="938" w:type="dxa"/>
            <w:noWrap/>
          </w:tcPr>
          <w:p w:rsidR="00E851EF" w:rsidRPr="006D1F24" w:rsidRDefault="006D1F24" w:rsidP="00E851EF">
            <w:pPr>
              <w:spacing w:line="240" w:lineRule="auto"/>
              <w:jc w:val="center"/>
              <w:rPr>
                <w:rFonts w:eastAsia="Times New Roman" w:cs="Times New Roman"/>
                <w:b/>
                <w:color w:val="000000"/>
              </w:rPr>
            </w:pPr>
            <w:r w:rsidRPr="006D1F24">
              <w:rPr>
                <w:rFonts w:eastAsia="Times New Roman" w:cs="Times New Roman"/>
                <w:b/>
                <w:color w:val="000000"/>
              </w:rPr>
              <w:t>Median</w:t>
            </w:r>
          </w:p>
        </w:tc>
      </w:tr>
      <w:tr w:rsidR="006D1F24" w:rsidRPr="00C776D4" w:rsidTr="006D1F24">
        <w:trPr>
          <w:trHeight w:val="300"/>
          <w:jc w:val="center"/>
        </w:trPr>
        <w:tc>
          <w:tcPr>
            <w:tcW w:w="1176" w:type="dxa"/>
            <w:noWrap/>
          </w:tcPr>
          <w:p w:rsidR="006D1F24" w:rsidRPr="002E260E" w:rsidRDefault="002E260E" w:rsidP="00765240">
            <w:pPr>
              <w:spacing w:line="240" w:lineRule="auto"/>
              <w:jc w:val="left"/>
              <w:rPr>
                <w:rFonts w:eastAsia="Times New Roman" w:cs="Times New Roman"/>
                <w:b/>
                <w:color w:val="000000"/>
              </w:rPr>
            </w:pPr>
            <w:r w:rsidRPr="002E260E">
              <w:rPr>
                <w:rFonts w:eastAsia="Times New Roman" w:cs="Times New Roman"/>
                <w:b/>
                <w:color w:val="000000"/>
              </w:rPr>
              <w:t>Class</w:t>
            </w:r>
            <w:r w:rsidR="006D1F24" w:rsidRPr="002E260E">
              <w:rPr>
                <w:rFonts w:eastAsia="Times New Roman" w:cs="Times New Roman"/>
                <w:b/>
                <w:color w:val="000000"/>
              </w:rPr>
              <w:t xml:space="preserve"> 1</w:t>
            </w:r>
          </w:p>
        </w:tc>
        <w:tc>
          <w:tcPr>
            <w:tcW w:w="828" w:type="dxa"/>
            <w:noWrap/>
          </w:tcPr>
          <w:p w:rsidR="006D1F24" w:rsidRPr="002E260E" w:rsidRDefault="008F14C1" w:rsidP="008F14C1">
            <w:pPr>
              <w:spacing w:line="240" w:lineRule="auto"/>
              <w:jc w:val="center"/>
              <w:rPr>
                <w:rFonts w:eastAsia="Times New Roman" w:cs="Times New Roman"/>
                <w:i/>
                <w:color w:val="000000"/>
              </w:rPr>
            </w:pPr>
            <w:r w:rsidRPr="002E260E">
              <w:rPr>
                <w:rFonts w:eastAsia="Times New Roman" w:cs="Times New Roman"/>
                <w:i/>
                <w:color w:val="000000"/>
              </w:rPr>
              <w:t>2.291</w:t>
            </w:r>
          </w:p>
        </w:tc>
        <w:tc>
          <w:tcPr>
            <w:tcW w:w="938" w:type="dxa"/>
            <w:noWrap/>
          </w:tcPr>
          <w:p w:rsidR="006D1F24" w:rsidRPr="002E260E" w:rsidRDefault="006D1F24" w:rsidP="00E851EF">
            <w:pPr>
              <w:spacing w:line="240" w:lineRule="auto"/>
              <w:jc w:val="center"/>
              <w:rPr>
                <w:rFonts w:eastAsia="Times New Roman" w:cs="Times New Roman"/>
                <w:i/>
                <w:color w:val="000000"/>
              </w:rPr>
            </w:pPr>
            <w:r w:rsidRPr="002E260E">
              <w:rPr>
                <w:rFonts w:eastAsia="Times New Roman" w:cs="Times New Roman"/>
                <w:i/>
                <w:color w:val="000000"/>
              </w:rPr>
              <w:t>2.292</w:t>
            </w:r>
          </w:p>
        </w:tc>
        <w:tc>
          <w:tcPr>
            <w:tcW w:w="828" w:type="dxa"/>
            <w:noWrap/>
          </w:tcPr>
          <w:p w:rsidR="006D1F24" w:rsidRPr="002E260E" w:rsidRDefault="008F14C1" w:rsidP="00E851EF">
            <w:pPr>
              <w:spacing w:line="240" w:lineRule="auto"/>
              <w:jc w:val="center"/>
              <w:rPr>
                <w:rFonts w:eastAsia="Times New Roman" w:cs="Times New Roman"/>
                <w:i/>
                <w:color w:val="000000"/>
              </w:rPr>
            </w:pPr>
            <w:r w:rsidRPr="002E260E">
              <w:rPr>
                <w:rFonts w:eastAsia="Times New Roman" w:cs="Times New Roman"/>
                <w:i/>
                <w:color w:val="000000"/>
              </w:rPr>
              <w:t>6.909</w:t>
            </w:r>
          </w:p>
        </w:tc>
        <w:tc>
          <w:tcPr>
            <w:tcW w:w="938" w:type="dxa"/>
            <w:noWrap/>
          </w:tcPr>
          <w:p w:rsidR="006D1F24" w:rsidRPr="002E260E" w:rsidRDefault="008F14C1" w:rsidP="00E851EF">
            <w:pPr>
              <w:spacing w:line="240" w:lineRule="auto"/>
              <w:jc w:val="center"/>
              <w:rPr>
                <w:rFonts w:eastAsia="Times New Roman" w:cs="Times New Roman"/>
                <w:i/>
                <w:color w:val="000000"/>
              </w:rPr>
            </w:pPr>
            <w:r w:rsidRPr="002E260E">
              <w:rPr>
                <w:rFonts w:eastAsia="Times New Roman" w:cs="Times New Roman"/>
                <w:i/>
                <w:color w:val="000000"/>
              </w:rPr>
              <w:t>6.911</w:t>
            </w:r>
          </w:p>
        </w:tc>
      </w:tr>
      <w:tr w:rsidR="006D1F24" w:rsidRPr="00C776D4" w:rsidTr="006D1F24">
        <w:trPr>
          <w:trHeight w:val="300"/>
          <w:jc w:val="center"/>
        </w:trPr>
        <w:tc>
          <w:tcPr>
            <w:tcW w:w="1176" w:type="dxa"/>
            <w:noWrap/>
            <w:hideMark/>
          </w:tcPr>
          <w:p w:rsidR="006D1F24" w:rsidRPr="002E260E" w:rsidRDefault="002E260E" w:rsidP="00694233">
            <w:pPr>
              <w:spacing w:line="240" w:lineRule="auto"/>
              <w:jc w:val="left"/>
              <w:rPr>
                <w:rFonts w:eastAsia="Times New Roman" w:cs="Times New Roman"/>
                <w:b/>
                <w:color w:val="000000"/>
              </w:rPr>
            </w:pPr>
            <w:r w:rsidRPr="002E260E">
              <w:rPr>
                <w:rFonts w:eastAsia="Times New Roman" w:cs="Times New Roman"/>
                <w:b/>
                <w:color w:val="000000"/>
              </w:rPr>
              <w:t>Class</w:t>
            </w:r>
            <w:r w:rsidR="006D1F24" w:rsidRPr="002E260E">
              <w:rPr>
                <w:rFonts w:eastAsia="Times New Roman" w:cs="Times New Roman"/>
                <w:b/>
                <w:color w:val="000000"/>
              </w:rPr>
              <w:t xml:space="preserve"> </w:t>
            </w:r>
            <w:r w:rsidR="00694233" w:rsidRPr="002E260E">
              <w:rPr>
                <w:rFonts w:eastAsia="Times New Roman" w:cs="Times New Roman"/>
                <w:b/>
                <w:color w:val="000000"/>
              </w:rPr>
              <w:t>2</w:t>
            </w:r>
          </w:p>
        </w:tc>
        <w:tc>
          <w:tcPr>
            <w:tcW w:w="828" w:type="dxa"/>
            <w:noWrap/>
            <w:hideMark/>
          </w:tcPr>
          <w:p w:rsidR="006D1F24" w:rsidRPr="002E260E" w:rsidRDefault="008F14C1" w:rsidP="00E851EF">
            <w:pPr>
              <w:spacing w:line="240" w:lineRule="auto"/>
              <w:jc w:val="center"/>
              <w:rPr>
                <w:rFonts w:eastAsia="Times New Roman" w:cs="Times New Roman"/>
                <w:i/>
                <w:color w:val="000000"/>
              </w:rPr>
            </w:pPr>
            <w:r w:rsidRPr="002E260E">
              <w:rPr>
                <w:rFonts w:eastAsia="Times New Roman" w:cs="Times New Roman"/>
                <w:i/>
                <w:color w:val="000000"/>
              </w:rPr>
              <w:t>2.295</w:t>
            </w:r>
          </w:p>
        </w:tc>
        <w:tc>
          <w:tcPr>
            <w:tcW w:w="938" w:type="dxa"/>
            <w:noWrap/>
            <w:hideMark/>
          </w:tcPr>
          <w:p w:rsidR="006D1F24" w:rsidRPr="002E260E" w:rsidRDefault="006D1F24" w:rsidP="00E851EF">
            <w:pPr>
              <w:spacing w:line="240" w:lineRule="auto"/>
              <w:jc w:val="center"/>
              <w:rPr>
                <w:rFonts w:eastAsia="Times New Roman" w:cs="Times New Roman"/>
                <w:i/>
                <w:color w:val="000000"/>
              </w:rPr>
            </w:pPr>
            <w:r w:rsidRPr="002E260E">
              <w:rPr>
                <w:rFonts w:eastAsia="Times New Roman" w:cs="Times New Roman"/>
                <w:i/>
                <w:color w:val="000000"/>
              </w:rPr>
              <w:t>2.296</w:t>
            </w:r>
          </w:p>
        </w:tc>
        <w:tc>
          <w:tcPr>
            <w:tcW w:w="828" w:type="dxa"/>
            <w:noWrap/>
            <w:hideMark/>
          </w:tcPr>
          <w:p w:rsidR="006D1F24" w:rsidRPr="002E260E" w:rsidRDefault="008F14C1" w:rsidP="00E851EF">
            <w:pPr>
              <w:spacing w:line="240" w:lineRule="auto"/>
              <w:jc w:val="center"/>
              <w:rPr>
                <w:rFonts w:eastAsia="Times New Roman" w:cs="Times New Roman"/>
                <w:i/>
                <w:color w:val="000000"/>
              </w:rPr>
            </w:pPr>
            <w:r w:rsidRPr="002E260E">
              <w:rPr>
                <w:rFonts w:eastAsia="Times New Roman" w:cs="Times New Roman"/>
                <w:i/>
                <w:color w:val="000000"/>
              </w:rPr>
              <w:t>6.927</w:t>
            </w:r>
          </w:p>
        </w:tc>
        <w:tc>
          <w:tcPr>
            <w:tcW w:w="938" w:type="dxa"/>
            <w:noWrap/>
            <w:hideMark/>
          </w:tcPr>
          <w:p w:rsidR="006D1F24" w:rsidRPr="002E260E" w:rsidRDefault="008F14C1" w:rsidP="0074741C">
            <w:pPr>
              <w:keepNext/>
              <w:spacing w:line="240" w:lineRule="auto"/>
              <w:jc w:val="center"/>
              <w:rPr>
                <w:rFonts w:eastAsia="Times New Roman" w:cs="Times New Roman"/>
                <w:i/>
                <w:color w:val="000000"/>
              </w:rPr>
            </w:pPr>
            <w:r w:rsidRPr="002E260E">
              <w:rPr>
                <w:rFonts w:eastAsia="Times New Roman" w:cs="Times New Roman"/>
                <w:i/>
                <w:color w:val="000000"/>
              </w:rPr>
              <w:t>6.939</w:t>
            </w:r>
          </w:p>
        </w:tc>
      </w:tr>
    </w:tbl>
    <w:p w:rsidR="00C776D4" w:rsidRDefault="0074741C" w:rsidP="0074741C">
      <w:pPr>
        <w:pStyle w:val="Caption"/>
        <w:jc w:val="center"/>
      </w:pPr>
      <w:bookmarkStart w:id="240" w:name="_Ref395966092"/>
      <w:r>
        <w:t xml:space="preserve">Table </w:t>
      </w:r>
      <w:r w:rsidR="00603FA5">
        <w:fldChar w:fldCharType="begin"/>
      </w:r>
      <w:r w:rsidR="00603FA5">
        <w:instrText xml:space="preserve"> SEQ Table \* ARABIC </w:instrText>
      </w:r>
      <w:r w:rsidR="00603FA5">
        <w:fldChar w:fldCharType="separate"/>
      </w:r>
      <w:r w:rsidR="00D57947">
        <w:rPr>
          <w:noProof/>
        </w:rPr>
        <w:t>10</w:t>
      </w:r>
      <w:r w:rsidR="00603FA5">
        <w:rPr>
          <w:noProof/>
        </w:rPr>
        <w:fldChar w:fldCharType="end"/>
      </w:r>
      <w:bookmarkEnd w:id="240"/>
      <w:r>
        <w:t xml:space="preserve"> </w:t>
      </w:r>
      <w:proofErr w:type="spellStart"/>
      <w:r>
        <w:t>Skewness</w:t>
      </w:r>
      <w:proofErr w:type="spellEnd"/>
      <w:r>
        <w:t xml:space="preserve"> and Kurtosis results</w:t>
      </w:r>
    </w:p>
    <w:p w:rsidR="0074741C" w:rsidRPr="0074741C" w:rsidRDefault="0074741C" w:rsidP="0074741C"/>
    <w:p w:rsidR="00694233" w:rsidRDefault="00727566" w:rsidP="0074741C">
      <w:pPr>
        <w:keepNext/>
        <w:jc w:val="center"/>
      </w:pPr>
      <w:r>
        <w:rPr>
          <w:noProof/>
        </w:rPr>
        <w:lastRenderedPageBreak/>
        <w:drawing>
          <wp:inline distT="0" distB="0" distL="0" distR="0" wp14:anchorId="2E1825A6" wp14:editId="6F691C3B">
            <wp:extent cx="5200650" cy="1727985"/>
            <wp:effectExtent l="0" t="0" r="0" b="5715"/>
            <wp:docPr id="11" name="Picture 11" descr="C:\Zoli\Incidence\incidence_angle\roof_skew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Zoli\Incidence\incidence_angle\roof_skewn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1727985"/>
                    </a:xfrm>
                    <a:prstGeom prst="rect">
                      <a:avLst/>
                    </a:prstGeom>
                    <a:noFill/>
                    <a:ln>
                      <a:noFill/>
                    </a:ln>
                  </pic:spPr>
                </pic:pic>
              </a:graphicData>
            </a:graphic>
          </wp:inline>
        </w:drawing>
      </w:r>
      <w:r>
        <w:rPr>
          <w:noProof/>
        </w:rPr>
        <w:drawing>
          <wp:inline distT="0" distB="0" distL="0" distR="0" wp14:anchorId="2E6CF5DA" wp14:editId="25206DC2">
            <wp:extent cx="5238750" cy="1723826"/>
            <wp:effectExtent l="0" t="0" r="0" b="0"/>
            <wp:docPr id="34" name="Picture 34" descr="C:\Zoli\Incidence\incidence_angle\roof_kur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Zoli\Incidence\incidence_angle\roof_kurtos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723826"/>
                    </a:xfrm>
                    <a:prstGeom prst="rect">
                      <a:avLst/>
                    </a:prstGeom>
                    <a:noFill/>
                    <a:ln>
                      <a:noFill/>
                    </a:ln>
                  </pic:spPr>
                </pic:pic>
              </a:graphicData>
            </a:graphic>
          </wp:inline>
        </w:drawing>
      </w:r>
    </w:p>
    <w:p w:rsidR="005F2EBD" w:rsidRDefault="00694233" w:rsidP="00694233">
      <w:pPr>
        <w:pStyle w:val="Caption"/>
        <w:jc w:val="center"/>
        <w:rPr>
          <w:noProof/>
        </w:rPr>
      </w:pPr>
      <w:bookmarkStart w:id="241" w:name="_Ref395966077"/>
      <w:r>
        <w:t xml:space="preserve">Figure </w:t>
      </w:r>
      <w:r w:rsidR="00603FA5">
        <w:fldChar w:fldCharType="begin"/>
      </w:r>
      <w:r w:rsidR="00603FA5">
        <w:instrText xml:space="preserve"> SEQ Figure \* ARABIC </w:instrText>
      </w:r>
      <w:r w:rsidR="00603FA5">
        <w:fldChar w:fldCharType="separate"/>
      </w:r>
      <w:r w:rsidR="00D57947">
        <w:rPr>
          <w:noProof/>
        </w:rPr>
        <w:t>16</w:t>
      </w:r>
      <w:r w:rsidR="00603FA5">
        <w:rPr>
          <w:noProof/>
        </w:rPr>
        <w:fldChar w:fldCharType="end"/>
      </w:r>
      <w:bookmarkEnd w:id="241"/>
      <w:r>
        <w:t xml:space="preserve"> Histograms</w:t>
      </w:r>
      <w:r>
        <w:rPr>
          <w:noProof/>
        </w:rPr>
        <w:t xml:space="preserve"> of the skewness</w:t>
      </w:r>
      <w:r w:rsidR="006E5A5C">
        <w:rPr>
          <w:noProof/>
        </w:rPr>
        <w:t xml:space="preserve"> and kurtosis</w:t>
      </w:r>
      <w:ins w:id="242" w:author="Zoltan Koppanyi" w:date="2014-08-21T14:05:00Z">
        <w:r w:rsidR="006609B5">
          <w:rPr>
            <w:noProof/>
          </w:rPr>
          <w:t>, mean (red) and median (green)</w:t>
        </w:r>
      </w:ins>
    </w:p>
    <w:p w:rsidR="00EC18EC" w:rsidRPr="00EC18EC" w:rsidRDefault="00C77530" w:rsidP="00EC18EC">
      <w:r>
        <w:t xml:space="preserve">Although the </w:t>
      </w:r>
      <w:r w:rsidR="002A6884">
        <w:t xml:space="preserve">first look of the Gaussian, </w:t>
      </w:r>
      <w:proofErr w:type="spellStart"/>
      <w:r w:rsidR="002A6884">
        <w:t>skewness</w:t>
      </w:r>
      <w:proofErr w:type="spellEnd"/>
      <w:r w:rsidR="002A6884">
        <w:t xml:space="preserve"> and kurtosis parameters do not show any desired differences, we apply discriminant analysis on these parameters. The results as confusion matrix are shown by </w:t>
      </w:r>
      <w:r w:rsidR="002A6884">
        <w:fldChar w:fldCharType="begin"/>
      </w:r>
      <w:r w:rsidR="002A6884">
        <w:instrText xml:space="preserve"> REF _Ref395967471 \h </w:instrText>
      </w:r>
      <w:r w:rsidR="002A6884">
        <w:fldChar w:fldCharType="separate"/>
      </w:r>
      <w:r w:rsidR="00D57947">
        <w:t xml:space="preserve">Figure </w:t>
      </w:r>
      <w:r w:rsidR="00D57947">
        <w:rPr>
          <w:noProof/>
        </w:rPr>
        <w:t>17</w:t>
      </w:r>
      <w:r w:rsidR="002A6884">
        <w:fldChar w:fldCharType="end"/>
      </w:r>
      <w:r w:rsidR="002A6884">
        <w:t>. Note that the success ratio is 53.9%, which is same as just randomly selecting a class (50%).</w:t>
      </w:r>
    </w:p>
    <w:tbl>
      <w:tblPr>
        <w:tblW w:w="3598" w:type="dxa"/>
        <w:jc w:val="center"/>
        <w:tblInd w:w="93" w:type="dxa"/>
        <w:tblLook w:val="04A0" w:firstRow="1" w:lastRow="0" w:firstColumn="1" w:lastColumn="0" w:noHBand="0" w:noVBand="1"/>
      </w:tblPr>
      <w:tblGrid>
        <w:gridCol w:w="966"/>
        <w:gridCol w:w="966"/>
        <w:gridCol w:w="966"/>
        <w:gridCol w:w="700"/>
      </w:tblGrid>
      <w:tr w:rsidR="00EC18EC" w:rsidRPr="00EC18EC" w:rsidTr="00A3397D">
        <w:trPr>
          <w:trHeight w:val="690"/>
          <w:jc w:val="center"/>
        </w:trPr>
        <w:tc>
          <w:tcPr>
            <w:tcW w:w="966"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 </w:t>
            </w:r>
          </w:p>
        </w:tc>
        <w:tc>
          <w:tcPr>
            <w:tcW w:w="966" w:type="dxa"/>
            <w:tcBorders>
              <w:top w:val="single" w:sz="8" w:space="0" w:color="auto"/>
              <w:left w:val="nil"/>
              <w:bottom w:val="nil"/>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del w:id="243" w:author="Zoltan Koppanyi" w:date="2014-08-21T14:05:00Z">
              <w:r w:rsidRPr="00EC18EC" w:rsidDel="00A259B9">
                <w:rPr>
                  <w:rFonts w:ascii="Calibri" w:eastAsia="Times New Roman" w:hAnsi="Calibri" w:cs="Times New Roman"/>
                  <w:b/>
                  <w:bCs/>
                  <w:color w:val="FFFFFF"/>
                  <w:sz w:val="16"/>
                  <w:szCs w:val="16"/>
                </w:rPr>
                <w:delText>road1</w:delText>
              </w:r>
            </w:del>
            <w:ins w:id="244" w:author="Zoltan Koppanyi" w:date="2014-08-21T14:05:00Z">
              <w:r w:rsidR="00A259B9">
                <w:rPr>
                  <w:rFonts w:ascii="Calibri" w:eastAsia="Times New Roman" w:hAnsi="Calibri" w:cs="Times New Roman"/>
                  <w:b/>
                  <w:bCs/>
                  <w:color w:val="FFFFFF"/>
                  <w:sz w:val="16"/>
                  <w:szCs w:val="16"/>
                </w:rPr>
                <w:t>roof1</w:t>
              </w:r>
            </w:ins>
          </w:p>
        </w:tc>
        <w:tc>
          <w:tcPr>
            <w:tcW w:w="966" w:type="dxa"/>
            <w:tcBorders>
              <w:top w:val="single" w:sz="8" w:space="0" w:color="auto"/>
              <w:left w:val="nil"/>
              <w:bottom w:val="single" w:sz="8" w:space="0" w:color="auto"/>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del w:id="245" w:author="Zoltan Koppanyi" w:date="2014-08-21T14:05:00Z">
              <w:r w:rsidRPr="00EC18EC" w:rsidDel="00A259B9">
                <w:rPr>
                  <w:rFonts w:ascii="Calibri" w:eastAsia="Times New Roman" w:hAnsi="Calibri" w:cs="Times New Roman"/>
                  <w:b/>
                  <w:bCs/>
                  <w:color w:val="FFFFFF"/>
                  <w:sz w:val="16"/>
                  <w:szCs w:val="16"/>
                </w:rPr>
                <w:delText>road2</w:delText>
              </w:r>
            </w:del>
            <w:ins w:id="246" w:author="Zoltan Koppanyi" w:date="2014-08-21T14:05:00Z">
              <w:r w:rsidR="00A259B9">
                <w:rPr>
                  <w:rFonts w:ascii="Calibri" w:eastAsia="Times New Roman" w:hAnsi="Calibri" w:cs="Times New Roman"/>
                  <w:b/>
                  <w:bCs/>
                  <w:color w:val="FFFFFF"/>
                  <w:sz w:val="16"/>
                  <w:szCs w:val="16"/>
                </w:rPr>
                <w:t>roof2</w:t>
              </w:r>
            </w:ins>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EC18EC" w:rsidRPr="00EC18EC" w:rsidRDefault="00EC18EC"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grass</w:t>
            </w:r>
          </w:p>
        </w:tc>
      </w:tr>
      <w:tr w:rsidR="00A3397D" w:rsidRPr="00EC18EC" w:rsidTr="00A3397D">
        <w:trPr>
          <w:trHeight w:val="300"/>
          <w:jc w:val="center"/>
        </w:trPr>
        <w:tc>
          <w:tcPr>
            <w:tcW w:w="966" w:type="dxa"/>
            <w:vMerge w:val="restart"/>
            <w:tcBorders>
              <w:top w:val="nil"/>
              <w:left w:val="single" w:sz="8" w:space="0" w:color="auto"/>
              <w:bottom w:val="single" w:sz="8" w:space="0" w:color="000000"/>
              <w:right w:val="nil"/>
            </w:tcBorders>
            <w:shd w:val="clear" w:color="000000" w:fill="000000"/>
            <w:vAlign w:val="center"/>
            <w:hideMark/>
          </w:tcPr>
          <w:p w:rsidR="00A3397D" w:rsidRPr="00EC18EC" w:rsidRDefault="00A3397D" w:rsidP="00EC18EC">
            <w:pPr>
              <w:spacing w:after="0" w:line="240" w:lineRule="auto"/>
              <w:jc w:val="center"/>
              <w:rPr>
                <w:rFonts w:ascii="Calibri" w:eastAsia="Times New Roman" w:hAnsi="Calibri" w:cs="Times New Roman"/>
                <w:b/>
                <w:bCs/>
                <w:color w:val="FFFFFF"/>
                <w:sz w:val="16"/>
                <w:szCs w:val="16"/>
              </w:rPr>
            </w:pPr>
            <w:del w:id="247" w:author="Zoltan Koppanyi" w:date="2014-08-21T14:06:00Z">
              <w:r w:rsidRPr="00EC18EC" w:rsidDel="00A259B9">
                <w:rPr>
                  <w:rFonts w:ascii="Calibri" w:eastAsia="Times New Roman" w:hAnsi="Calibri" w:cs="Times New Roman"/>
                  <w:b/>
                  <w:bCs/>
                  <w:color w:val="FFFFFF"/>
                  <w:sz w:val="16"/>
                  <w:szCs w:val="16"/>
                </w:rPr>
                <w:delText>road1</w:delText>
              </w:r>
            </w:del>
            <w:ins w:id="248" w:author="Zoltan Koppanyi" w:date="2014-08-21T14:06:00Z">
              <w:r>
                <w:rPr>
                  <w:rFonts w:ascii="Calibri" w:eastAsia="Times New Roman" w:hAnsi="Calibri" w:cs="Times New Roman"/>
                  <w:b/>
                  <w:bCs/>
                  <w:color w:val="FFFFFF"/>
                  <w:sz w:val="16"/>
                  <w:szCs w:val="16"/>
                </w:rPr>
                <w:t>roof1</w:t>
              </w:r>
            </w:ins>
          </w:p>
        </w:tc>
        <w:tc>
          <w:tcPr>
            <w:tcW w:w="966" w:type="dxa"/>
            <w:tcBorders>
              <w:top w:val="single" w:sz="8" w:space="0" w:color="auto"/>
              <w:left w:val="single" w:sz="8" w:space="0" w:color="auto"/>
              <w:bottom w:val="nil"/>
              <w:right w:val="single" w:sz="8" w:space="0" w:color="auto"/>
            </w:tcBorders>
            <w:shd w:val="clear" w:color="000000" w:fill="FCD5B4"/>
            <w:noWrap/>
            <w:vAlign w:val="center"/>
            <w:hideMark/>
          </w:tcPr>
          <w:p w:rsidR="00A3397D" w:rsidRPr="00A3397D" w:rsidRDefault="00A3397D" w:rsidP="00A3397D">
            <w:pPr>
              <w:pStyle w:val="NoSpacing"/>
              <w:jc w:val="center"/>
              <w:rPr>
                <w:rFonts w:asciiTheme="minorHAnsi" w:hAnsiTheme="minorHAnsi"/>
                <w:b/>
                <w:sz w:val="16"/>
                <w:szCs w:val="16"/>
              </w:rPr>
            </w:pPr>
            <w:r w:rsidRPr="00A3397D">
              <w:rPr>
                <w:rFonts w:asciiTheme="minorHAnsi" w:hAnsiTheme="minorHAnsi"/>
                <w:b/>
                <w:sz w:val="16"/>
                <w:szCs w:val="16"/>
              </w:rPr>
              <w:t>102</w:t>
            </w:r>
          </w:p>
        </w:tc>
        <w:tc>
          <w:tcPr>
            <w:tcW w:w="966" w:type="dxa"/>
            <w:tcBorders>
              <w:top w:val="single" w:sz="8" w:space="0" w:color="auto"/>
              <w:left w:val="single" w:sz="8" w:space="0" w:color="auto"/>
              <w:bottom w:val="nil"/>
              <w:right w:val="single" w:sz="8" w:space="0" w:color="auto"/>
            </w:tcBorders>
            <w:shd w:val="clear" w:color="000000" w:fill="FCD5B4"/>
            <w:noWrap/>
            <w:vAlign w:val="center"/>
            <w:hideMark/>
          </w:tcPr>
          <w:p w:rsidR="00A3397D" w:rsidRPr="00A3397D" w:rsidRDefault="00A3397D" w:rsidP="00A3397D">
            <w:pPr>
              <w:pStyle w:val="NoSpacing"/>
              <w:jc w:val="center"/>
              <w:rPr>
                <w:rFonts w:asciiTheme="minorHAnsi" w:hAnsiTheme="minorHAnsi"/>
                <w:b/>
                <w:sz w:val="16"/>
                <w:szCs w:val="16"/>
              </w:rPr>
            </w:pPr>
            <w:r w:rsidRPr="00A3397D">
              <w:rPr>
                <w:rFonts w:asciiTheme="minorHAnsi" w:hAnsiTheme="minorHAnsi"/>
                <w:b/>
                <w:sz w:val="16"/>
                <w:szCs w:val="16"/>
              </w:rPr>
              <w:t>63</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3397D" w:rsidRPr="00A3397D" w:rsidRDefault="00A3397D" w:rsidP="00A3397D">
            <w:pPr>
              <w:pStyle w:val="NoSpacing"/>
              <w:jc w:val="center"/>
              <w:rPr>
                <w:rFonts w:asciiTheme="minorHAnsi" w:hAnsiTheme="minorHAnsi"/>
                <w:b/>
                <w:bCs/>
                <w:i/>
                <w:iCs/>
                <w:color w:val="FF0000"/>
                <w:sz w:val="16"/>
                <w:szCs w:val="16"/>
              </w:rPr>
            </w:pPr>
            <w:r w:rsidRPr="00A3397D">
              <w:rPr>
                <w:rFonts w:asciiTheme="minorHAnsi" w:hAnsiTheme="minorHAnsi"/>
                <w:b/>
                <w:bCs/>
                <w:i/>
                <w:iCs/>
                <w:color w:val="FF0000"/>
                <w:sz w:val="16"/>
                <w:szCs w:val="16"/>
              </w:rPr>
              <w:t>38.2%</w:t>
            </w:r>
          </w:p>
        </w:tc>
      </w:tr>
      <w:tr w:rsidR="00A3397D" w:rsidRPr="00EC18EC" w:rsidTr="00A3397D">
        <w:trPr>
          <w:trHeight w:val="315"/>
          <w:jc w:val="center"/>
        </w:trPr>
        <w:tc>
          <w:tcPr>
            <w:tcW w:w="966" w:type="dxa"/>
            <w:vMerge/>
            <w:tcBorders>
              <w:top w:val="nil"/>
              <w:left w:val="single" w:sz="8" w:space="0" w:color="auto"/>
              <w:bottom w:val="single" w:sz="8" w:space="0" w:color="000000"/>
              <w:right w:val="nil"/>
            </w:tcBorders>
            <w:vAlign w:val="center"/>
            <w:hideMark/>
          </w:tcPr>
          <w:p w:rsidR="00A3397D" w:rsidRPr="00EC18EC" w:rsidRDefault="00A3397D" w:rsidP="00EC18EC">
            <w:pPr>
              <w:spacing w:after="0" w:line="240" w:lineRule="auto"/>
              <w:jc w:val="left"/>
              <w:rPr>
                <w:rFonts w:ascii="Calibri" w:eastAsia="Times New Roman" w:hAnsi="Calibri" w:cs="Times New Roman"/>
                <w:b/>
                <w:bCs/>
                <w:color w:val="FFFFFF"/>
                <w:sz w:val="16"/>
                <w:szCs w:val="16"/>
              </w:rPr>
            </w:pPr>
          </w:p>
        </w:tc>
        <w:tc>
          <w:tcPr>
            <w:tcW w:w="966" w:type="dxa"/>
            <w:tcBorders>
              <w:top w:val="nil"/>
              <w:left w:val="single" w:sz="8" w:space="0" w:color="auto"/>
              <w:bottom w:val="single" w:sz="8" w:space="0" w:color="auto"/>
              <w:right w:val="single" w:sz="8" w:space="0" w:color="auto"/>
            </w:tcBorders>
            <w:shd w:val="clear" w:color="000000" w:fill="FCD5B4"/>
            <w:noWrap/>
            <w:vAlign w:val="center"/>
            <w:hideMark/>
          </w:tcPr>
          <w:p w:rsidR="00A3397D" w:rsidRPr="00A3397D" w:rsidRDefault="00A3397D" w:rsidP="00A3397D">
            <w:pPr>
              <w:pStyle w:val="NoSpacing"/>
              <w:jc w:val="center"/>
              <w:rPr>
                <w:rFonts w:asciiTheme="minorHAnsi" w:hAnsiTheme="minorHAnsi"/>
                <w:i/>
                <w:iCs/>
                <w:sz w:val="16"/>
                <w:szCs w:val="16"/>
              </w:rPr>
            </w:pPr>
            <w:r w:rsidRPr="00A3397D">
              <w:rPr>
                <w:rFonts w:asciiTheme="minorHAnsi" w:hAnsiTheme="minorHAnsi"/>
                <w:i/>
                <w:iCs/>
                <w:sz w:val="16"/>
                <w:szCs w:val="16"/>
              </w:rPr>
              <w:t>41.1%</w:t>
            </w:r>
          </w:p>
        </w:tc>
        <w:tc>
          <w:tcPr>
            <w:tcW w:w="966" w:type="dxa"/>
            <w:tcBorders>
              <w:top w:val="nil"/>
              <w:left w:val="single" w:sz="8" w:space="0" w:color="auto"/>
              <w:bottom w:val="single" w:sz="8" w:space="0" w:color="auto"/>
              <w:right w:val="single" w:sz="8" w:space="0" w:color="auto"/>
            </w:tcBorders>
            <w:shd w:val="clear" w:color="000000" w:fill="FCD5B4"/>
            <w:noWrap/>
            <w:vAlign w:val="center"/>
            <w:hideMark/>
          </w:tcPr>
          <w:p w:rsidR="00A3397D" w:rsidRPr="00A3397D" w:rsidRDefault="00A3397D" w:rsidP="00A3397D">
            <w:pPr>
              <w:pStyle w:val="NoSpacing"/>
              <w:jc w:val="center"/>
              <w:rPr>
                <w:rFonts w:asciiTheme="minorHAnsi" w:hAnsiTheme="minorHAnsi"/>
                <w:i/>
                <w:iCs/>
                <w:sz w:val="16"/>
                <w:szCs w:val="16"/>
              </w:rPr>
            </w:pPr>
            <w:r w:rsidRPr="00A3397D">
              <w:rPr>
                <w:rFonts w:asciiTheme="minorHAnsi" w:hAnsiTheme="minorHAnsi"/>
                <w:i/>
                <w:iCs/>
                <w:sz w:val="16"/>
                <w:szCs w:val="16"/>
              </w:rPr>
              <w:t>26.7%</w:t>
            </w:r>
          </w:p>
        </w:tc>
        <w:tc>
          <w:tcPr>
            <w:tcW w:w="700" w:type="dxa"/>
            <w:vMerge/>
            <w:tcBorders>
              <w:top w:val="nil"/>
              <w:left w:val="single" w:sz="8" w:space="0" w:color="auto"/>
              <w:bottom w:val="single" w:sz="8" w:space="0" w:color="000000"/>
              <w:right w:val="single" w:sz="8" w:space="0" w:color="auto"/>
            </w:tcBorders>
            <w:vAlign w:val="center"/>
            <w:hideMark/>
          </w:tcPr>
          <w:p w:rsidR="00A3397D" w:rsidRPr="00A3397D" w:rsidRDefault="00A3397D" w:rsidP="00A3397D">
            <w:pPr>
              <w:pStyle w:val="NoSpacing"/>
              <w:jc w:val="center"/>
              <w:rPr>
                <w:rFonts w:asciiTheme="minorHAnsi" w:eastAsia="Times New Roman" w:hAnsiTheme="minorHAnsi" w:cs="Times New Roman"/>
                <w:b/>
                <w:bCs/>
                <w:i/>
                <w:iCs/>
                <w:color w:val="FF0000"/>
                <w:sz w:val="16"/>
                <w:szCs w:val="16"/>
              </w:rPr>
            </w:pPr>
          </w:p>
        </w:tc>
      </w:tr>
      <w:tr w:rsidR="00A3397D" w:rsidRPr="00EC18EC" w:rsidTr="00A3397D">
        <w:trPr>
          <w:trHeight w:val="300"/>
          <w:jc w:val="center"/>
        </w:trPr>
        <w:tc>
          <w:tcPr>
            <w:tcW w:w="96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A3397D" w:rsidRPr="00EC18EC" w:rsidRDefault="00A3397D" w:rsidP="00EC18EC">
            <w:pPr>
              <w:spacing w:after="0" w:line="240" w:lineRule="auto"/>
              <w:jc w:val="center"/>
              <w:rPr>
                <w:rFonts w:ascii="Calibri" w:eastAsia="Times New Roman" w:hAnsi="Calibri" w:cs="Times New Roman"/>
                <w:b/>
                <w:bCs/>
                <w:color w:val="FFFFFF"/>
                <w:sz w:val="16"/>
                <w:szCs w:val="16"/>
              </w:rPr>
            </w:pPr>
            <w:del w:id="249" w:author="Zoltan Koppanyi" w:date="2014-08-21T14:06:00Z">
              <w:r w:rsidRPr="00EC18EC" w:rsidDel="00A259B9">
                <w:rPr>
                  <w:rFonts w:ascii="Calibri" w:eastAsia="Times New Roman" w:hAnsi="Calibri" w:cs="Times New Roman"/>
                  <w:b/>
                  <w:bCs/>
                  <w:color w:val="FFFFFF"/>
                  <w:sz w:val="16"/>
                  <w:szCs w:val="16"/>
                </w:rPr>
                <w:delText>road2</w:delText>
              </w:r>
            </w:del>
            <w:ins w:id="250" w:author="Zoltan Koppanyi" w:date="2014-08-21T14:06:00Z">
              <w:r>
                <w:rPr>
                  <w:rFonts w:ascii="Calibri" w:eastAsia="Times New Roman" w:hAnsi="Calibri" w:cs="Times New Roman"/>
                  <w:b/>
                  <w:bCs/>
                  <w:color w:val="FFFFFF"/>
                  <w:sz w:val="16"/>
                  <w:szCs w:val="16"/>
                </w:rPr>
                <w:t>roof2</w:t>
              </w:r>
            </w:ins>
          </w:p>
        </w:tc>
        <w:tc>
          <w:tcPr>
            <w:tcW w:w="966" w:type="dxa"/>
            <w:tcBorders>
              <w:top w:val="single" w:sz="8" w:space="0" w:color="auto"/>
              <w:left w:val="single" w:sz="8" w:space="0" w:color="auto"/>
              <w:bottom w:val="nil"/>
              <w:right w:val="single" w:sz="8" w:space="0" w:color="auto"/>
            </w:tcBorders>
            <w:shd w:val="clear" w:color="000000" w:fill="FCD5B4"/>
            <w:noWrap/>
            <w:vAlign w:val="center"/>
            <w:hideMark/>
          </w:tcPr>
          <w:p w:rsidR="00A3397D" w:rsidRPr="00A3397D" w:rsidRDefault="00A3397D" w:rsidP="00A3397D">
            <w:pPr>
              <w:pStyle w:val="NoSpacing"/>
              <w:jc w:val="center"/>
              <w:rPr>
                <w:rFonts w:asciiTheme="minorHAnsi" w:hAnsiTheme="minorHAnsi"/>
                <w:b/>
                <w:sz w:val="16"/>
                <w:szCs w:val="16"/>
              </w:rPr>
            </w:pPr>
            <w:r w:rsidRPr="00A3397D">
              <w:rPr>
                <w:rFonts w:asciiTheme="minorHAnsi" w:hAnsiTheme="minorHAnsi"/>
                <w:b/>
                <w:sz w:val="16"/>
                <w:szCs w:val="16"/>
              </w:rPr>
              <w:t>83</w:t>
            </w:r>
          </w:p>
        </w:tc>
        <w:tc>
          <w:tcPr>
            <w:tcW w:w="966" w:type="dxa"/>
            <w:tcBorders>
              <w:top w:val="single" w:sz="8" w:space="0" w:color="auto"/>
              <w:left w:val="single" w:sz="8" w:space="0" w:color="auto"/>
              <w:bottom w:val="nil"/>
              <w:right w:val="single" w:sz="8" w:space="0" w:color="auto"/>
            </w:tcBorders>
            <w:shd w:val="clear" w:color="000000" w:fill="FCD5B4"/>
            <w:noWrap/>
            <w:vAlign w:val="center"/>
            <w:hideMark/>
          </w:tcPr>
          <w:p w:rsidR="00A3397D" w:rsidRPr="00A3397D" w:rsidRDefault="00A3397D" w:rsidP="00A3397D">
            <w:pPr>
              <w:pStyle w:val="NoSpacing"/>
              <w:jc w:val="center"/>
              <w:rPr>
                <w:rFonts w:asciiTheme="minorHAnsi" w:hAnsiTheme="minorHAnsi"/>
                <w:b/>
                <w:sz w:val="16"/>
                <w:szCs w:val="16"/>
              </w:rPr>
            </w:pPr>
            <w:r w:rsidRPr="00A3397D">
              <w:rPr>
                <w:rFonts w:asciiTheme="minorHAnsi" w:hAnsiTheme="minorHAnsi"/>
                <w:b/>
                <w:sz w:val="16"/>
                <w:szCs w:val="16"/>
              </w:rPr>
              <w:t>71</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3397D" w:rsidRPr="00A3397D" w:rsidRDefault="00A3397D" w:rsidP="00A3397D">
            <w:pPr>
              <w:pStyle w:val="NoSpacing"/>
              <w:jc w:val="center"/>
              <w:rPr>
                <w:rFonts w:asciiTheme="minorHAnsi" w:hAnsiTheme="minorHAnsi"/>
                <w:b/>
                <w:bCs/>
                <w:i/>
                <w:iCs/>
                <w:color w:val="FF0000"/>
                <w:sz w:val="16"/>
                <w:szCs w:val="16"/>
              </w:rPr>
            </w:pPr>
            <w:r w:rsidRPr="00A3397D">
              <w:rPr>
                <w:rFonts w:asciiTheme="minorHAnsi" w:hAnsiTheme="minorHAnsi"/>
                <w:b/>
                <w:bCs/>
                <w:i/>
                <w:iCs/>
                <w:color w:val="FF0000"/>
                <w:sz w:val="16"/>
                <w:szCs w:val="16"/>
              </w:rPr>
              <w:t>53.9%</w:t>
            </w:r>
          </w:p>
        </w:tc>
      </w:tr>
      <w:tr w:rsidR="00A3397D" w:rsidRPr="00EC18EC" w:rsidTr="00A3397D">
        <w:trPr>
          <w:trHeight w:val="315"/>
          <w:jc w:val="center"/>
        </w:trPr>
        <w:tc>
          <w:tcPr>
            <w:tcW w:w="966" w:type="dxa"/>
            <w:vMerge/>
            <w:tcBorders>
              <w:top w:val="nil"/>
              <w:left w:val="single" w:sz="8" w:space="0" w:color="auto"/>
              <w:bottom w:val="single" w:sz="8" w:space="0" w:color="000000"/>
              <w:right w:val="single" w:sz="8" w:space="0" w:color="auto"/>
            </w:tcBorders>
            <w:vAlign w:val="center"/>
            <w:hideMark/>
          </w:tcPr>
          <w:p w:rsidR="00A3397D" w:rsidRPr="00EC18EC" w:rsidRDefault="00A3397D" w:rsidP="00EC18EC">
            <w:pPr>
              <w:spacing w:after="0" w:line="240" w:lineRule="auto"/>
              <w:jc w:val="left"/>
              <w:rPr>
                <w:rFonts w:ascii="Calibri" w:eastAsia="Times New Roman" w:hAnsi="Calibri" w:cs="Times New Roman"/>
                <w:b/>
                <w:bCs/>
                <w:color w:val="FFFFFF"/>
                <w:sz w:val="16"/>
                <w:szCs w:val="16"/>
              </w:rPr>
            </w:pPr>
          </w:p>
        </w:tc>
        <w:tc>
          <w:tcPr>
            <w:tcW w:w="966" w:type="dxa"/>
            <w:tcBorders>
              <w:top w:val="nil"/>
              <w:left w:val="single" w:sz="8" w:space="0" w:color="auto"/>
              <w:bottom w:val="single" w:sz="8" w:space="0" w:color="auto"/>
              <w:right w:val="single" w:sz="8" w:space="0" w:color="auto"/>
            </w:tcBorders>
            <w:shd w:val="clear" w:color="000000" w:fill="FCD5B4"/>
            <w:noWrap/>
            <w:vAlign w:val="center"/>
            <w:hideMark/>
          </w:tcPr>
          <w:p w:rsidR="00A3397D" w:rsidRPr="00A3397D" w:rsidRDefault="00A3397D" w:rsidP="00A3397D">
            <w:pPr>
              <w:pStyle w:val="NoSpacing"/>
              <w:jc w:val="center"/>
              <w:rPr>
                <w:rFonts w:asciiTheme="minorHAnsi" w:hAnsiTheme="minorHAnsi"/>
                <w:i/>
                <w:iCs/>
                <w:sz w:val="16"/>
                <w:szCs w:val="16"/>
              </w:rPr>
            </w:pPr>
            <w:r w:rsidRPr="00A3397D">
              <w:rPr>
                <w:rFonts w:asciiTheme="minorHAnsi" w:hAnsiTheme="minorHAnsi"/>
                <w:i/>
                <w:iCs/>
                <w:sz w:val="16"/>
                <w:szCs w:val="16"/>
              </w:rPr>
              <w:t>32.4%</w:t>
            </w:r>
          </w:p>
        </w:tc>
        <w:tc>
          <w:tcPr>
            <w:tcW w:w="966" w:type="dxa"/>
            <w:tcBorders>
              <w:top w:val="nil"/>
              <w:left w:val="single" w:sz="8" w:space="0" w:color="auto"/>
              <w:bottom w:val="single" w:sz="8" w:space="0" w:color="auto"/>
              <w:right w:val="single" w:sz="8" w:space="0" w:color="auto"/>
            </w:tcBorders>
            <w:shd w:val="clear" w:color="000000" w:fill="FCD5B4"/>
            <w:noWrap/>
            <w:vAlign w:val="center"/>
            <w:hideMark/>
          </w:tcPr>
          <w:p w:rsidR="00A3397D" w:rsidRPr="00A3397D" w:rsidRDefault="00A3397D" w:rsidP="00A3397D">
            <w:pPr>
              <w:pStyle w:val="NoSpacing"/>
              <w:jc w:val="center"/>
              <w:rPr>
                <w:rFonts w:asciiTheme="minorHAnsi" w:hAnsiTheme="minorHAnsi"/>
                <w:i/>
                <w:iCs/>
                <w:sz w:val="16"/>
                <w:szCs w:val="16"/>
              </w:rPr>
            </w:pPr>
            <w:r w:rsidRPr="00A3397D">
              <w:rPr>
                <w:rFonts w:asciiTheme="minorHAnsi" w:hAnsiTheme="minorHAnsi"/>
                <w:i/>
                <w:iCs/>
                <w:sz w:val="16"/>
                <w:szCs w:val="16"/>
              </w:rPr>
              <w:t>32.7%</w:t>
            </w:r>
          </w:p>
        </w:tc>
        <w:tc>
          <w:tcPr>
            <w:tcW w:w="700" w:type="dxa"/>
            <w:vMerge/>
            <w:tcBorders>
              <w:top w:val="nil"/>
              <w:left w:val="single" w:sz="8" w:space="0" w:color="auto"/>
              <w:bottom w:val="single" w:sz="8" w:space="0" w:color="000000"/>
              <w:right w:val="single" w:sz="8" w:space="0" w:color="auto"/>
            </w:tcBorders>
            <w:vAlign w:val="center"/>
            <w:hideMark/>
          </w:tcPr>
          <w:p w:rsidR="00A3397D" w:rsidRPr="00A3397D" w:rsidRDefault="00A3397D" w:rsidP="00A3397D">
            <w:pPr>
              <w:pStyle w:val="NoSpacing"/>
              <w:jc w:val="center"/>
              <w:rPr>
                <w:rFonts w:asciiTheme="minorHAnsi" w:eastAsia="Times New Roman" w:hAnsiTheme="minorHAnsi" w:cs="Times New Roman"/>
                <w:b/>
                <w:bCs/>
                <w:i/>
                <w:iCs/>
                <w:color w:val="FF0000"/>
                <w:sz w:val="16"/>
                <w:szCs w:val="16"/>
              </w:rPr>
            </w:pPr>
          </w:p>
        </w:tc>
      </w:tr>
      <w:tr w:rsidR="00A3397D" w:rsidRPr="00EC18EC" w:rsidTr="00A3397D">
        <w:trPr>
          <w:trHeight w:val="300"/>
          <w:jc w:val="center"/>
        </w:trPr>
        <w:tc>
          <w:tcPr>
            <w:tcW w:w="966" w:type="dxa"/>
            <w:vMerge w:val="restart"/>
            <w:tcBorders>
              <w:top w:val="nil"/>
              <w:left w:val="single" w:sz="8" w:space="0" w:color="auto"/>
              <w:bottom w:val="single" w:sz="8" w:space="0" w:color="000000"/>
              <w:right w:val="single" w:sz="8" w:space="0" w:color="auto"/>
            </w:tcBorders>
            <w:shd w:val="clear" w:color="000000" w:fill="000000"/>
            <w:vAlign w:val="center"/>
            <w:hideMark/>
          </w:tcPr>
          <w:p w:rsidR="00A3397D" w:rsidRPr="00EC18EC" w:rsidRDefault="00A3397D" w:rsidP="00EC18EC">
            <w:pPr>
              <w:spacing w:after="0" w:line="240" w:lineRule="auto"/>
              <w:jc w:val="center"/>
              <w:rPr>
                <w:rFonts w:ascii="Calibri" w:eastAsia="Times New Roman" w:hAnsi="Calibri" w:cs="Times New Roman"/>
                <w:b/>
                <w:bCs/>
                <w:color w:val="FFFFFF"/>
                <w:sz w:val="16"/>
                <w:szCs w:val="16"/>
              </w:rPr>
            </w:pPr>
            <w:r w:rsidRPr="00EC18EC">
              <w:rPr>
                <w:rFonts w:ascii="Calibri" w:eastAsia="Times New Roman" w:hAnsi="Calibri" w:cs="Times New Roman"/>
                <w:b/>
                <w:bCs/>
                <w:color w:val="FFFFFF"/>
                <w:sz w:val="16"/>
                <w:szCs w:val="16"/>
              </w:rPr>
              <w:t>False positive</w:t>
            </w:r>
          </w:p>
        </w:tc>
        <w:tc>
          <w:tcPr>
            <w:tcW w:w="96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3397D" w:rsidRPr="00A3397D" w:rsidRDefault="00A3397D" w:rsidP="00A3397D">
            <w:pPr>
              <w:pStyle w:val="NoSpacing"/>
              <w:jc w:val="center"/>
              <w:rPr>
                <w:rFonts w:asciiTheme="minorHAnsi" w:hAnsiTheme="minorHAnsi"/>
                <w:b/>
                <w:bCs/>
                <w:i/>
                <w:iCs/>
                <w:color w:val="FF0000"/>
                <w:sz w:val="16"/>
                <w:szCs w:val="16"/>
              </w:rPr>
            </w:pPr>
            <w:r w:rsidRPr="00A3397D">
              <w:rPr>
                <w:rFonts w:asciiTheme="minorHAnsi" w:hAnsiTheme="minorHAnsi"/>
                <w:b/>
                <w:bCs/>
                <w:i/>
                <w:iCs/>
                <w:color w:val="FF0000"/>
                <w:sz w:val="16"/>
                <w:szCs w:val="16"/>
              </w:rPr>
              <w:t>44.9%</w:t>
            </w:r>
          </w:p>
        </w:tc>
        <w:tc>
          <w:tcPr>
            <w:tcW w:w="96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3397D" w:rsidRPr="00A3397D" w:rsidRDefault="00A3397D" w:rsidP="00A3397D">
            <w:pPr>
              <w:pStyle w:val="NoSpacing"/>
              <w:jc w:val="center"/>
              <w:rPr>
                <w:rFonts w:asciiTheme="minorHAnsi" w:hAnsiTheme="minorHAnsi"/>
                <w:b/>
                <w:bCs/>
                <w:i/>
                <w:iCs/>
                <w:color w:val="FF0000"/>
                <w:sz w:val="16"/>
                <w:szCs w:val="16"/>
              </w:rPr>
            </w:pPr>
            <w:r w:rsidRPr="00A3397D">
              <w:rPr>
                <w:rFonts w:asciiTheme="minorHAnsi" w:hAnsiTheme="minorHAnsi"/>
                <w:b/>
                <w:bCs/>
                <w:i/>
                <w:iCs/>
                <w:color w:val="FF0000"/>
                <w:sz w:val="16"/>
                <w:szCs w:val="16"/>
              </w:rPr>
              <w:t>47.0%</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3397D" w:rsidRPr="00A3397D" w:rsidRDefault="00A3397D" w:rsidP="00A3397D">
            <w:pPr>
              <w:pStyle w:val="NoSpacing"/>
              <w:jc w:val="center"/>
              <w:rPr>
                <w:rFonts w:asciiTheme="minorHAnsi" w:eastAsia="Times New Roman" w:hAnsiTheme="minorHAnsi" w:cs="Times New Roman"/>
                <w:b/>
                <w:bCs/>
                <w:i/>
                <w:iCs/>
                <w:color w:val="FF0000"/>
                <w:sz w:val="16"/>
                <w:szCs w:val="16"/>
              </w:rPr>
            </w:pPr>
            <w:r w:rsidRPr="00A3397D">
              <w:rPr>
                <w:rFonts w:asciiTheme="minorHAnsi" w:eastAsia="Times New Roman" w:hAnsiTheme="minorHAnsi" w:cs="Times New Roman"/>
                <w:b/>
                <w:bCs/>
                <w:i/>
                <w:iCs/>
                <w:color w:val="4F6228" w:themeColor="accent3" w:themeShade="80"/>
                <w:sz w:val="16"/>
                <w:szCs w:val="16"/>
              </w:rPr>
              <w:t>54.2%</w:t>
            </w:r>
          </w:p>
        </w:tc>
      </w:tr>
      <w:tr w:rsidR="00EC18EC" w:rsidRPr="00EC18EC" w:rsidTr="00A3397D">
        <w:trPr>
          <w:trHeight w:val="315"/>
          <w:jc w:val="center"/>
        </w:trPr>
        <w:tc>
          <w:tcPr>
            <w:tcW w:w="966"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color w:val="FFFFFF"/>
                <w:sz w:val="16"/>
                <w:szCs w:val="16"/>
              </w:rPr>
            </w:pPr>
          </w:p>
        </w:tc>
        <w:tc>
          <w:tcPr>
            <w:tcW w:w="966"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i/>
                <w:iCs/>
                <w:color w:val="FF0000"/>
                <w:sz w:val="16"/>
                <w:szCs w:val="16"/>
              </w:rPr>
            </w:pPr>
          </w:p>
        </w:tc>
        <w:tc>
          <w:tcPr>
            <w:tcW w:w="966"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spacing w:after="0" w:line="240" w:lineRule="auto"/>
              <w:jc w:val="left"/>
              <w:rPr>
                <w:rFonts w:ascii="Calibri" w:eastAsia="Times New Roman" w:hAnsi="Calibri" w:cs="Times New Roman"/>
                <w:b/>
                <w:bCs/>
                <w:i/>
                <w:iCs/>
                <w:color w:val="FF0000"/>
                <w:sz w:val="16"/>
                <w:szCs w:val="16"/>
              </w:rPr>
            </w:pPr>
          </w:p>
        </w:tc>
        <w:tc>
          <w:tcPr>
            <w:tcW w:w="700" w:type="dxa"/>
            <w:vMerge/>
            <w:tcBorders>
              <w:top w:val="nil"/>
              <w:left w:val="single" w:sz="8" w:space="0" w:color="auto"/>
              <w:bottom w:val="single" w:sz="8" w:space="0" w:color="000000"/>
              <w:right w:val="single" w:sz="8" w:space="0" w:color="auto"/>
            </w:tcBorders>
            <w:vAlign w:val="center"/>
            <w:hideMark/>
          </w:tcPr>
          <w:p w:rsidR="00EC18EC" w:rsidRPr="00EC18EC" w:rsidRDefault="00EC18EC" w:rsidP="00EC18EC">
            <w:pPr>
              <w:keepNext/>
              <w:spacing w:after="0" w:line="240" w:lineRule="auto"/>
              <w:jc w:val="left"/>
              <w:rPr>
                <w:rFonts w:ascii="Calibri" w:eastAsia="Times New Roman" w:hAnsi="Calibri" w:cs="Times New Roman"/>
                <w:b/>
                <w:bCs/>
                <w:i/>
                <w:iCs/>
                <w:color w:val="FF0000"/>
                <w:sz w:val="16"/>
                <w:szCs w:val="16"/>
              </w:rPr>
            </w:pPr>
          </w:p>
        </w:tc>
      </w:tr>
    </w:tbl>
    <w:p w:rsidR="00EC18EC" w:rsidRDefault="00EC18EC" w:rsidP="00EC18EC">
      <w:pPr>
        <w:pStyle w:val="Caption"/>
        <w:jc w:val="center"/>
      </w:pPr>
      <w:bookmarkStart w:id="251" w:name="_Ref395967471"/>
      <w:r>
        <w:t xml:space="preserve">Figure </w:t>
      </w:r>
      <w:r>
        <w:fldChar w:fldCharType="begin"/>
      </w:r>
      <w:r>
        <w:instrText xml:space="preserve"> SEQ Figure \* ARABIC </w:instrText>
      </w:r>
      <w:r>
        <w:fldChar w:fldCharType="separate"/>
      </w:r>
      <w:proofErr w:type="gramStart"/>
      <w:r w:rsidR="00D57947">
        <w:rPr>
          <w:noProof/>
        </w:rPr>
        <w:t>17</w:t>
      </w:r>
      <w:r>
        <w:fldChar w:fldCharType="end"/>
      </w:r>
      <w:bookmarkEnd w:id="251"/>
      <w:r>
        <w:t xml:space="preserve"> Confusion matrix</w:t>
      </w:r>
      <w:proofErr w:type="gramEnd"/>
      <w:r>
        <w:t xml:space="preserve"> from the discriminant analysis</w:t>
      </w:r>
    </w:p>
    <w:p w:rsidR="00174BB5" w:rsidRDefault="00174BB5" w:rsidP="00174BB5">
      <w:pPr>
        <w:pStyle w:val="Heading2"/>
      </w:pPr>
      <w:r>
        <w:lastRenderedPageBreak/>
        <w:t>Median waveforms</w:t>
      </w:r>
    </w:p>
    <w:p w:rsidR="002A6884" w:rsidRDefault="002A6884" w:rsidP="002A6884">
      <w:r>
        <w:t>The</w:t>
      </w:r>
      <w:r w:rsidR="00C21430">
        <w:t xml:space="preserve"> above</w:t>
      </w:r>
      <w:r>
        <w:t xml:space="preserve"> presented </w:t>
      </w:r>
      <w:r w:rsidR="00DD3F2B">
        <w:t>result indicates</w:t>
      </w:r>
      <w:r>
        <w:t xml:space="preserve"> that the Gaussian parameters cannot be used for describing the changes on waveforms at different incidence angle.</w:t>
      </w:r>
      <w:r w:rsidR="00070971">
        <w:t xml:space="preserve"> As the above used parameters are just 7-parameters description of the waveforms, we try to use the entire vector samples to detect the differences between the </w:t>
      </w:r>
      <w:r w:rsidR="0081327B">
        <w:t>groups</w:t>
      </w:r>
      <w:r w:rsidR="00070971">
        <w:t>.</w:t>
      </w:r>
    </w:p>
    <w:p w:rsidR="00DD3F2B" w:rsidRPr="002A6884" w:rsidRDefault="00070971" w:rsidP="002A6884">
      <w:r>
        <w:t xml:space="preserve">First the average and median waveforms are analyzed. </w:t>
      </w:r>
      <w:r>
        <w:fldChar w:fldCharType="begin"/>
      </w:r>
      <w:r>
        <w:instrText xml:space="preserve"> REF _Ref395967811 \h </w:instrText>
      </w:r>
      <w:r>
        <w:fldChar w:fldCharType="separate"/>
      </w:r>
      <w:r w:rsidR="00D57947">
        <w:t xml:space="preserve">Figure </w:t>
      </w:r>
      <w:r w:rsidR="00D57947">
        <w:rPr>
          <w:noProof/>
        </w:rPr>
        <w:t>18</w:t>
      </w:r>
      <w:r>
        <w:fldChar w:fldCharType="end"/>
      </w:r>
      <w:r>
        <w:t xml:space="preserve"> shows these functions </w:t>
      </w:r>
      <w:r w:rsidR="0081327B">
        <w:t>(red and blue lines) regarding the classes. T</w:t>
      </w:r>
      <w:r>
        <w:t xml:space="preserve">he </w:t>
      </w:r>
      <w:r w:rsidR="0081327B">
        <w:t xml:space="preserve">ranges of the standard deviation at the samples are </w:t>
      </w:r>
      <w:r w:rsidR="002F3770">
        <w:t xml:space="preserve">depicted with dashed lines and the black lines indicate the minimum and maximum values. Note that spline interpolation is used on the data values. </w:t>
      </w:r>
    </w:p>
    <w:p w:rsidR="00C513A4" w:rsidRDefault="006771C5" w:rsidP="00C513A4">
      <w:pPr>
        <w:keepNext/>
        <w:jc w:val="center"/>
      </w:pPr>
      <w:r>
        <w:rPr>
          <w:noProof/>
        </w:rPr>
        <w:drawing>
          <wp:inline distT="0" distB="0" distL="0" distR="0" wp14:anchorId="681F82D7" wp14:editId="1BEB6A5E">
            <wp:extent cx="4953000" cy="2984500"/>
            <wp:effectExtent l="0" t="0" r="0" b="6350"/>
            <wp:docPr id="46" name="Picture 46" descr="C:\Zoli\Incidence\incidence_angle\roof_typical_wf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Zoli\Incidence\incidence_angle\roof_typical_wf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2984500"/>
                    </a:xfrm>
                    <a:prstGeom prst="rect">
                      <a:avLst/>
                    </a:prstGeom>
                    <a:noFill/>
                    <a:ln>
                      <a:noFill/>
                    </a:ln>
                  </pic:spPr>
                </pic:pic>
              </a:graphicData>
            </a:graphic>
          </wp:inline>
        </w:drawing>
      </w:r>
    </w:p>
    <w:p w:rsidR="004F67A8" w:rsidRDefault="00C513A4" w:rsidP="00C513A4">
      <w:pPr>
        <w:pStyle w:val="Caption"/>
        <w:jc w:val="center"/>
      </w:pPr>
      <w:bookmarkStart w:id="252" w:name="_Ref395967811"/>
      <w:r>
        <w:t xml:space="preserve">Figure </w:t>
      </w:r>
      <w:r w:rsidR="00603FA5">
        <w:fldChar w:fldCharType="begin"/>
      </w:r>
      <w:r w:rsidR="00603FA5">
        <w:instrText xml:space="preserve"> SEQ Figure \* ARABIC </w:instrText>
      </w:r>
      <w:r w:rsidR="00603FA5">
        <w:fldChar w:fldCharType="separate"/>
      </w:r>
      <w:r w:rsidR="00D57947">
        <w:rPr>
          <w:noProof/>
        </w:rPr>
        <w:t>18</w:t>
      </w:r>
      <w:r w:rsidR="00603FA5">
        <w:rPr>
          <w:noProof/>
        </w:rPr>
        <w:fldChar w:fldCharType="end"/>
      </w:r>
      <w:bookmarkEnd w:id="252"/>
      <w:r>
        <w:t xml:space="preserve"> </w:t>
      </w:r>
      <w:r w:rsidRPr="00730A03">
        <w:t>Typical waveforms</w:t>
      </w:r>
      <w:r w:rsidR="000111EF">
        <w:t xml:space="preserve"> (spline interpolation on the dataset)</w:t>
      </w:r>
    </w:p>
    <w:p w:rsidR="009C323D" w:rsidRDefault="007E4044" w:rsidP="009C323D">
      <w:r>
        <w:fldChar w:fldCharType="begin"/>
      </w:r>
      <w:r>
        <w:instrText xml:space="preserve"> REF _Ref395978964 \h </w:instrText>
      </w:r>
      <w:r>
        <w:fldChar w:fldCharType="separate"/>
      </w:r>
      <w:r w:rsidR="00D57947">
        <w:t xml:space="preserve">Figure </w:t>
      </w:r>
      <w:r w:rsidR="00D57947">
        <w:rPr>
          <w:noProof/>
        </w:rPr>
        <w:t>19</w:t>
      </w:r>
      <w:r>
        <w:fldChar w:fldCharType="end"/>
      </w:r>
      <w:r>
        <w:t xml:space="preserve"> shows the median waveforms between the 10 and 40 samples. T</w:t>
      </w:r>
      <w:r w:rsidR="009B5F31">
        <w:t xml:space="preserve">he dashed line shows the range of the standard deviation. </w:t>
      </w:r>
      <w:r w:rsidR="000D37C9">
        <w:t>N</w:t>
      </w:r>
      <w:r w:rsidR="000D67FE">
        <w:t xml:space="preserve">ote that the upper and lower bounds are not </w:t>
      </w:r>
      <w:r w:rsidR="000D37C9">
        <w:t xml:space="preserve">parallel because of </w:t>
      </w:r>
      <w:r w:rsidR="002E71C6">
        <w:t>the spline interpolation.</w:t>
      </w:r>
      <w:r w:rsidR="00466766">
        <w:t xml:space="preserve"> Analyzing the figure, a little difference can be noticed between the two classes at around the </w:t>
      </w:r>
      <w:r w:rsidR="00466766">
        <w:lastRenderedPageBreak/>
        <w:t>maximum peak. But, unfortunately, the standard deviation are much higher than this difference, thus it is statistically not relevant.</w:t>
      </w:r>
    </w:p>
    <w:p w:rsidR="006A5132" w:rsidRDefault="007E4044" w:rsidP="006771C5">
      <w:pPr>
        <w:keepNext/>
        <w:jc w:val="center"/>
      </w:pPr>
      <w:r>
        <w:rPr>
          <w:noProof/>
        </w:rPr>
        <w:drawing>
          <wp:inline distT="0" distB="0" distL="0" distR="0" wp14:anchorId="315C6015" wp14:editId="3FDEC77E">
            <wp:extent cx="4025900" cy="3019425"/>
            <wp:effectExtent l="0" t="0" r="0" b="9525"/>
            <wp:docPr id="10" name="Picture 10" descr="C:\Zoli\Incidence\results\roof1\roof1_med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Zoli\Incidence\results\roof1\roof1_medw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5900" cy="3019425"/>
                    </a:xfrm>
                    <a:prstGeom prst="rect">
                      <a:avLst/>
                    </a:prstGeom>
                    <a:noFill/>
                    <a:ln>
                      <a:noFill/>
                    </a:ln>
                  </pic:spPr>
                </pic:pic>
              </a:graphicData>
            </a:graphic>
          </wp:inline>
        </w:drawing>
      </w:r>
    </w:p>
    <w:p w:rsidR="009C323D" w:rsidRPr="009C323D" w:rsidRDefault="006A5132" w:rsidP="006A5132">
      <w:pPr>
        <w:pStyle w:val="Caption"/>
        <w:jc w:val="center"/>
      </w:pPr>
      <w:bookmarkStart w:id="253" w:name="_Ref395978964"/>
      <w:r>
        <w:t xml:space="preserve">Figure </w:t>
      </w:r>
      <w:r w:rsidR="00603FA5">
        <w:fldChar w:fldCharType="begin"/>
      </w:r>
      <w:r w:rsidR="00603FA5">
        <w:instrText xml:space="preserve"> SEQ Figure \* ARABIC </w:instrText>
      </w:r>
      <w:r w:rsidR="00603FA5">
        <w:fldChar w:fldCharType="separate"/>
      </w:r>
      <w:r w:rsidR="00D57947">
        <w:rPr>
          <w:noProof/>
        </w:rPr>
        <w:t>19</w:t>
      </w:r>
      <w:r w:rsidR="00603FA5">
        <w:rPr>
          <w:noProof/>
        </w:rPr>
        <w:fldChar w:fldCharType="end"/>
      </w:r>
      <w:bookmarkEnd w:id="253"/>
      <w:r w:rsidR="001B77D5">
        <w:rPr>
          <w:noProof/>
        </w:rPr>
        <w:t xml:space="preserve"> </w:t>
      </w:r>
      <w:r>
        <w:t xml:space="preserve">Median waveforms </w:t>
      </w:r>
    </w:p>
    <w:p w:rsidR="00174BB5" w:rsidRDefault="00174BB5" w:rsidP="00174BB5">
      <w:pPr>
        <w:pStyle w:val="Heading2"/>
      </w:pPr>
      <w:r>
        <w:t>Neural networks</w:t>
      </w:r>
    </w:p>
    <w:p w:rsidR="004236F7" w:rsidRDefault="00174BB5" w:rsidP="00CC521F">
      <w:r>
        <w:t>As it was presented above</w:t>
      </w:r>
      <w:r w:rsidR="00435127">
        <w:t xml:space="preserve"> the Gaussian parameters and the median waveforms could not provide sufficient result. </w:t>
      </w:r>
      <w:r>
        <w:t xml:space="preserve"> </w:t>
      </w:r>
      <w:r w:rsidR="004D6EC9">
        <w:t xml:space="preserve">Ultimately, we used </w:t>
      </w:r>
      <w:r w:rsidR="00F12B73">
        <w:t xml:space="preserve">the </w:t>
      </w:r>
      <w:r w:rsidR="004D6EC9">
        <w:t xml:space="preserve">pattern recognition neural networks </w:t>
      </w:r>
      <w:r w:rsidR="00F12B73">
        <w:t xml:space="preserve">with </w:t>
      </w:r>
      <w:r w:rsidR="004D6EC9">
        <w:t xml:space="preserve">the translated </w:t>
      </w:r>
      <w:r w:rsidR="00F12B73">
        <w:t>sample vectors as inputs.</w:t>
      </w:r>
      <w:r w:rsidR="00664BBF">
        <w:t xml:space="preserve"> The neural network may provide better result due to it can solve nonlinear classification problems.</w:t>
      </w:r>
      <w:r>
        <w:t xml:space="preserve"> </w:t>
      </w:r>
      <w:r w:rsidR="001D2273">
        <w:t xml:space="preserve">The 85% of the data was the part of the train set and 15% of the waveforms </w:t>
      </w:r>
      <w:r w:rsidR="00664BBF">
        <w:t>were</w:t>
      </w:r>
      <w:r w:rsidR="001D2273">
        <w:t xml:space="preserve"> used for validation. </w:t>
      </w:r>
      <w:r>
        <w:t xml:space="preserve">The results can be seen in </w:t>
      </w:r>
      <w:r w:rsidR="00CC521F">
        <w:t>the following table</w:t>
      </w:r>
      <w:r w:rsidR="00417CC0">
        <w:t xml:space="preserve">. </w:t>
      </w:r>
      <w:r w:rsidR="00CC521F">
        <w:t xml:space="preserve"> </w:t>
      </w:r>
      <w:r w:rsidR="003D72A1">
        <w:t xml:space="preserve">The Figures (a)-(c) shows the confusion matrix on the overall, the train and the </w:t>
      </w:r>
      <w:r w:rsidR="00C9744F">
        <w:t>validation</w:t>
      </w:r>
      <w:r w:rsidR="003D72A1">
        <w:t xml:space="preserve"> </w:t>
      </w:r>
      <w:r w:rsidR="00C9744F">
        <w:t>set</w:t>
      </w:r>
      <w:r w:rsidR="003D72A1">
        <w:t xml:space="preserve">. </w:t>
      </w:r>
      <w:r w:rsidR="00A148BD">
        <w:t xml:space="preserve">As we can </w:t>
      </w:r>
      <w:r w:rsidR="00FE2586">
        <w:t xml:space="preserve">see, </w:t>
      </w:r>
      <w:r w:rsidR="00A148BD">
        <w:t>the tota</w:t>
      </w:r>
      <w:r w:rsidR="00C73803">
        <w:t>l score is ~58% which is</w:t>
      </w:r>
      <w:r w:rsidR="00FE2586">
        <w:t xml:space="preserve"> the best result comparing the other classification methods, but it is still</w:t>
      </w:r>
      <w:r w:rsidR="00C73803">
        <w:t xml:space="preserve"> just slightly better than choosing the classes by coin flipping (50%).</w:t>
      </w:r>
      <w:r w:rsidR="00664BBF">
        <w:t xml:space="preserve"> </w:t>
      </w:r>
    </w:p>
    <w:p w:rsidR="00C73803" w:rsidRDefault="00C73803" w:rsidP="00CC521F"/>
    <w:p w:rsidR="00C73803" w:rsidRDefault="00C73803" w:rsidP="00CC521F"/>
    <w:p w:rsidR="00C73803" w:rsidRDefault="00C73803" w:rsidP="00CC521F"/>
    <w:p w:rsidR="00C73803" w:rsidRDefault="00C73803" w:rsidP="00CC521F"/>
    <w:tbl>
      <w:tblPr>
        <w:tblStyle w:val="TableGrid"/>
        <w:tblW w:w="0" w:type="auto"/>
        <w:tblLook w:val="04A0" w:firstRow="1" w:lastRow="0" w:firstColumn="1" w:lastColumn="0" w:noHBand="0" w:noVBand="1"/>
      </w:tblPr>
      <w:tblGrid>
        <w:gridCol w:w="4918"/>
        <w:gridCol w:w="4658"/>
      </w:tblGrid>
      <w:tr w:rsidR="004236F7" w:rsidTr="00765240">
        <w:tc>
          <w:tcPr>
            <w:tcW w:w="9576" w:type="dxa"/>
            <w:gridSpan w:val="2"/>
            <w:vAlign w:val="center"/>
          </w:tcPr>
          <w:p w:rsidR="004236F7" w:rsidRDefault="004236F7" w:rsidP="00765240">
            <w:pPr>
              <w:pStyle w:val="NoSpacing"/>
              <w:rPr>
                <w:b/>
              </w:rPr>
            </w:pPr>
          </w:p>
          <w:p w:rsidR="004236F7" w:rsidRDefault="004236F7" w:rsidP="00765240">
            <w:pPr>
              <w:pStyle w:val="NoSpacing"/>
            </w:pPr>
            <w:r w:rsidRPr="0028663C">
              <w:rPr>
                <w:b/>
              </w:rPr>
              <w:t>Dataset:</w:t>
            </w:r>
            <w:r>
              <w:t xml:space="preserve"> roof_1</w:t>
            </w:r>
          </w:p>
          <w:p w:rsidR="004236F7" w:rsidRDefault="004236F7" w:rsidP="00765240">
            <w:pPr>
              <w:pStyle w:val="NoSpacing"/>
            </w:pPr>
            <w:r w:rsidRPr="0028663C">
              <w:rPr>
                <w:b/>
              </w:rPr>
              <w:t>No. of points:</w:t>
            </w:r>
            <w:r>
              <w:t xml:space="preserve"> 330</w:t>
            </w:r>
          </w:p>
          <w:p w:rsidR="004236F7" w:rsidRDefault="004236F7" w:rsidP="00765240">
            <w:pPr>
              <w:pStyle w:val="NoSpacing"/>
            </w:pPr>
            <w:r w:rsidRPr="0028663C">
              <w:rPr>
                <w:b/>
              </w:rPr>
              <w:t>No. of selected points:</w:t>
            </w:r>
            <w:r>
              <w:t xml:space="preserve"> </w:t>
            </w:r>
            <w:r w:rsidR="00504688">
              <w:t>300</w:t>
            </w:r>
            <w:r>
              <w:t xml:space="preserve"> (</w:t>
            </w:r>
            <w:r w:rsidR="00504688">
              <w:t>100</w:t>
            </w:r>
            <w:r>
              <w:t>.</w:t>
            </w:r>
            <w:r w:rsidR="00504688">
              <w:t>0</w:t>
            </w:r>
            <w:r>
              <w:t>%)</w:t>
            </w:r>
          </w:p>
          <w:p w:rsidR="004236F7" w:rsidRDefault="004236F7" w:rsidP="00765240">
            <w:pPr>
              <w:pStyle w:val="NoSpacing"/>
            </w:pPr>
            <w:r w:rsidRPr="0028663C">
              <w:rPr>
                <w:b/>
              </w:rPr>
              <w:t>Neurons:</w:t>
            </w:r>
            <w:r>
              <w:t xml:space="preserve"> [5 10] – sigmoid transfer function</w:t>
            </w:r>
          </w:p>
          <w:p w:rsidR="004236F7" w:rsidRDefault="004236F7" w:rsidP="00765240">
            <w:pPr>
              <w:pStyle w:val="NoSpacing"/>
            </w:pPr>
          </w:p>
        </w:tc>
      </w:tr>
      <w:tr w:rsidR="00F96D50" w:rsidTr="00174BB5">
        <w:tc>
          <w:tcPr>
            <w:tcW w:w="4918" w:type="dxa"/>
            <w:vAlign w:val="center"/>
          </w:tcPr>
          <w:p w:rsidR="004236F7" w:rsidRDefault="00524545" w:rsidP="00765240">
            <w:pPr>
              <w:pStyle w:val="NoSpacing"/>
            </w:pPr>
            <w:r>
              <w:object w:dxaOrig="12465" w:dyaOrig="12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15.25pt" o:ole="">
                  <v:imagedata r:id="rId33" o:title="" croptop="2630f"/>
                </v:shape>
                <o:OLEObject Type="Embed" ProgID="PBrush" ShapeID="_x0000_i1025" DrawAspect="Content" ObjectID="_1470140796" r:id="rId34"/>
              </w:object>
            </w:r>
          </w:p>
          <w:p w:rsidR="00971FB5" w:rsidRDefault="00524545" w:rsidP="00524545">
            <w:pPr>
              <w:pStyle w:val="NoSpacing"/>
              <w:numPr>
                <w:ilvl w:val="0"/>
                <w:numId w:val="5"/>
              </w:numPr>
              <w:jc w:val="center"/>
            </w:pPr>
            <w:r>
              <w:t>Confusion matrix of overall data</w:t>
            </w:r>
          </w:p>
        </w:tc>
        <w:tc>
          <w:tcPr>
            <w:tcW w:w="4658" w:type="dxa"/>
            <w:vAlign w:val="center"/>
          </w:tcPr>
          <w:p w:rsidR="004236F7" w:rsidRDefault="00524545" w:rsidP="00765240">
            <w:pPr>
              <w:pStyle w:val="NoSpacing"/>
            </w:pPr>
            <w:r>
              <w:object w:dxaOrig="12570" w:dyaOrig="12975">
                <v:shape id="_x0000_i1026" type="#_x0000_t75" style="width:228pt;height:226.5pt" o:ole="">
                  <v:imagedata r:id="rId35" o:title="" croptop="2505f"/>
                </v:shape>
                <o:OLEObject Type="Embed" ProgID="PBrush" ShapeID="_x0000_i1026" DrawAspect="Content" ObjectID="_1470140797" r:id="rId36"/>
              </w:object>
            </w:r>
          </w:p>
          <w:p w:rsidR="00971FB5" w:rsidRDefault="00524545" w:rsidP="00C9744F">
            <w:pPr>
              <w:pStyle w:val="NoSpacing"/>
              <w:numPr>
                <w:ilvl w:val="0"/>
                <w:numId w:val="5"/>
              </w:numPr>
              <w:jc w:val="center"/>
            </w:pPr>
            <w:r>
              <w:t xml:space="preserve">Confusion matrix of training </w:t>
            </w:r>
            <w:r w:rsidR="00C9744F">
              <w:t>set</w:t>
            </w:r>
          </w:p>
        </w:tc>
      </w:tr>
      <w:tr w:rsidR="00F96D50" w:rsidTr="00174BB5">
        <w:tc>
          <w:tcPr>
            <w:tcW w:w="4918" w:type="dxa"/>
            <w:vAlign w:val="center"/>
          </w:tcPr>
          <w:p w:rsidR="004236F7" w:rsidRDefault="00524545" w:rsidP="00765240">
            <w:pPr>
              <w:pStyle w:val="NoSpacing"/>
            </w:pPr>
            <w:r>
              <w:object w:dxaOrig="12195" w:dyaOrig="12840">
                <v:shape id="_x0000_i1027" type="#_x0000_t75" style="width:219pt;height:222.75pt" o:ole="">
                  <v:imagedata r:id="rId37" o:title="" croptop="2341f"/>
                </v:shape>
                <o:OLEObject Type="Embed" ProgID="PBrush" ShapeID="_x0000_i1027" DrawAspect="Content" ObjectID="_1470140798" r:id="rId38"/>
              </w:object>
            </w:r>
          </w:p>
          <w:p w:rsidR="00971FB5" w:rsidRDefault="00971FB5" w:rsidP="00C9744F">
            <w:pPr>
              <w:pStyle w:val="NoSpacing"/>
              <w:jc w:val="center"/>
            </w:pPr>
            <w:r>
              <w:t>(c)</w:t>
            </w:r>
            <w:r w:rsidR="00524545">
              <w:t xml:space="preserve"> Confusion matrix of validation </w:t>
            </w:r>
            <w:r w:rsidR="00C9744F">
              <w:t>set</w:t>
            </w:r>
          </w:p>
        </w:tc>
        <w:tc>
          <w:tcPr>
            <w:tcW w:w="4658" w:type="dxa"/>
            <w:vAlign w:val="center"/>
          </w:tcPr>
          <w:p w:rsidR="003D72A1" w:rsidRDefault="003D72A1" w:rsidP="00971FB5">
            <w:pPr>
              <w:pStyle w:val="NoSpacing"/>
              <w:jc w:val="center"/>
            </w:pPr>
            <w:r>
              <w:rPr>
                <w:noProof/>
              </w:rPr>
              <w:drawing>
                <wp:inline distT="0" distB="0" distL="0" distR="0" wp14:anchorId="6097F9A6" wp14:editId="41513D15">
                  <wp:extent cx="2882900" cy="2162175"/>
                  <wp:effectExtent l="0" t="0" r="0" b="9525"/>
                  <wp:docPr id="12" name="Picture 12" descr="C:\Zoli\Incidence\results\roof1\wfs_0.5_roo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Zoli\Incidence\results\roof1\wfs_0.5_roof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5396" cy="2164047"/>
                          </a:xfrm>
                          <a:prstGeom prst="rect">
                            <a:avLst/>
                          </a:prstGeom>
                          <a:noFill/>
                          <a:ln>
                            <a:noFill/>
                          </a:ln>
                        </pic:spPr>
                      </pic:pic>
                    </a:graphicData>
                  </a:graphic>
                </wp:inline>
              </w:drawing>
            </w:r>
          </w:p>
          <w:p w:rsidR="004236F7" w:rsidRDefault="00524545" w:rsidP="00524545">
            <w:pPr>
              <w:pStyle w:val="NoSpacing"/>
              <w:numPr>
                <w:ilvl w:val="0"/>
                <w:numId w:val="5"/>
              </w:numPr>
              <w:jc w:val="center"/>
            </w:pPr>
            <w:r>
              <w:t>Translated sample vectors (waveforms)</w:t>
            </w:r>
          </w:p>
        </w:tc>
      </w:tr>
      <w:tr w:rsidR="0014335D" w:rsidTr="00174BB5">
        <w:tc>
          <w:tcPr>
            <w:tcW w:w="4918" w:type="dxa"/>
            <w:vAlign w:val="center"/>
          </w:tcPr>
          <w:p w:rsidR="00971FB5" w:rsidRDefault="00971FB5" w:rsidP="00765240">
            <w:pPr>
              <w:pStyle w:val="NoSpacing"/>
              <w:rPr>
                <w:noProof/>
              </w:rPr>
            </w:pPr>
          </w:p>
          <w:p w:rsidR="0014335D" w:rsidRDefault="00971FB5" w:rsidP="00765240">
            <w:pPr>
              <w:pStyle w:val="NoSpacing"/>
              <w:rPr>
                <w:noProof/>
              </w:rPr>
            </w:pPr>
            <w:r>
              <w:rPr>
                <w:noProof/>
              </w:rPr>
              <w:drawing>
                <wp:inline distT="0" distB="0" distL="0" distR="0" wp14:anchorId="64A1180F" wp14:editId="1324D197">
                  <wp:extent cx="3060700" cy="2295525"/>
                  <wp:effectExtent l="0" t="0" r="6350" b="9525"/>
                  <wp:docPr id="2" name="Picture 2" descr="C:\Zoli\Incidence\results\roof1\nn_hist_0.5_roo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Zoli\Incidence\results\roof1\nn_hist_0.5_roof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60700" cy="2295525"/>
                          </a:xfrm>
                          <a:prstGeom prst="rect">
                            <a:avLst/>
                          </a:prstGeom>
                          <a:noFill/>
                          <a:ln>
                            <a:noFill/>
                          </a:ln>
                        </pic:spPr>
                      </pic:pic>
                    </a:graphicData>
                  </a:graphic>
                </wp:inline>
              </w:drawing>
            </w:r>
          </w:p>
          <w:p w:rsidR="00971FB5" w:rsidRDefault="00524545" w:rsidP="00524545">
            <w:pPr>
              <w:pStyle w:val="NoSpacing"/>
              <w:numPr>
                <w:ilvl w:val="0"/>
                <w:numId w:val="5"/>
              </w:numPr>
              <w:jc w:val="center"/>
            </w:pPr>
            <w:r>
              <w:rPr>
                <w:noProof/>
              </w:rPr>
              <w:t>Histogram of the Neural netowrk outputs</w:t>
            </w:r>
          </w:p>
        </w:tc>
        <w:tc>
          <w:tcPr>
            <w:tcW w:w="4658" w:type="dxa"/>
            <w:vAlign w:val="center"/>
          </w:tcPr>
          <w:p w:rsidR="0014335D" w:rsidRDefault="00971FB5" w:rsidP="009427C5">
            <w:pPr>
              <w:pStyle w:val="NoSpacing"/>
              <w:jc w:val="center"/>
            </w:pPr>
            <w:r>
              <w:object w:dxaOrig="5940" w:dyaOrig="7155">
                <v:shape id="_x0000_i1028" type="#_x0000_t75" style="width:165.75pt;height:199.5pt" o:ole="">
                  <v:imagedata r:id="rId41" o:title=""/>
                </v:shape>
                <o:OLEObject Type="Embed" ProgID="PBrush" ShapeID="_x0000_i1028" DrawAspect="Content" ObjectID="_1470140799" r:id="rId42"/>
              </w:object>
            </w:r>
          </w:p>
          <w:p w:rsidR="00971FB5" w:rsidRDefault="00524545" w:rsidP="00524545">
            <w:pPr>
              <w:pStyle w:val="NoSpacing"/>
              <w:numPr>
                <w:ilvl w:val="0"/>
                <w:numId w:val="5"/>
              </w:numPr>
              <w:jc w:val="center"/>
              <w:rPr>
                <w:noProof/>
              </w:rPr>
            </w:pPr>
            <w:r>
              <w:t>The result: classified points in the 3D space</w:t>
            </w:r>
          </w:p>
        </w:tc>
      </w:tr>
    </w:tbl>
    <w:p w:rsidR="00322ECF" w:rsidRDefault="00322ECF">
      <w:pPr>
        <w:spacing w:line="276" w:lineRule="auto"/>
        <w:jc w:val="left"/>
      </w:pPr>
    </w:p>
    <w:p w:rsidR="00D13B0F" w:rsidRDefault="00D13B0F" w:rsidP="00D13B0F">
      <w:pPr>
        <w:pStyle w:val="Heading2"/>
      </w:pPr>
      <w:r>
        <w:t>Conclusion</w:t>
      </w:r>
    </w:p>
    <w:p w:rsidR="002B3A4F" w:rsidRDefault="00695081" w:rsidP="00D13B0F">
      <w:r>
        <w:t xml:space="preserve">In </w:t>
      </w:r>
      <w:r w:rsidR="0049515E">
        <w:t>the</w:t>
      </w:r>
      <w:r>
        <w:t xml:space="preserve"> dataset, t</w:t>
      </w:r>
      <w:r w:rsidR="00D13B0F">
        <w:t xml:space="preserve">he classification of the Gaussian parameters extended with </w:t>
      </w:r>
      <w:proofErr w:type="spellStart"/>
      <w:r w:rsidR="00D13B0F">
        <w:t>skewness</w:t>
      </w:r>
      <w:proofErr w:type="spellEnd"/>
      <w:r w:rsidR="00D13B0F">
        <w:t xml:space="preserve"> and kurtosis showed that the classification error as same as the error of choosing class with flipping coins (50%). </w:t>
      </w:r>
      <w:r w:rsidR="00BB3E8B">
        <w:t xml:space="preserve">It indicates that these parameters are not able to predict the incidence angle. Using the sample vectors, a slightly better performance can be achieved (~60%), but it is still </w:t>
      </w:r>
      <w:r w:rsidR="00F544A0">
        <w:t xml:space="preserve">under the acceptable rate. </w:t>
      </w:r>
      <w:r w:rsidR="00D13B0F">
        <w:t xml:space="preserve">Overall, the roof examination </w:t>
      </w:r>
      <w:r w:rsidR="00F544A0">
        <w:t xml:space="preserve">cannot provide any results about the impact of incidence angle on the waveform. </w:t>
      </w:r>
      <w:r w:rsidR="00E552BF">
        <w:t>If the impact is detectable, the standard deviation of the samples can suggest the failure of the classification and the futile examination.</w:t>
      </w:r>
      <w:r w:rsidR="002B3A4F">
        <w:br w:type="page"/>
      </w:r>
    </w:p>
    <w:p w:rsidR="007B6496" w:rsidRDefault="007B6496" w:rsidP="007B6496">
      <w:pPr>
        <w:pStyle w:val="Heading1"/>
      </w:pPr>
      <w:bookmarkStart w:id="254" w:name="_Ref395963179"/>
      <w:r>
        <w:lastRenderedPageBreak/>
        <w:t>Examination 2: Clustering with SOM neural network</w:t>
      </w:r>
      <w:bookmarkEnd w:id="254"/>
    </w:p>
    <w:p w:rsidR="000B506B" w:rsidRPr="000B506B" w:rsidRDefault="000B506B" w:rsidP="000B506B">
      <w:r>
        <w:t xml:space="preserve">After the failure examination of the roof, we used SOM neural network to detect any features in a larger dataset. </w:t>
      </w:r>
      <w:r>
        <w:fldChar w:fldCharType="begin"/>
      </w:r>
      <w:r>
        <w:instrText xml:space="preserve"> REF _Ref395981511 \h </w:instrText>
      </w:r>
      <w:r>
        <w:fldChar w:fldCharType="separate"/>
      </w:r>
      <w:r w:rsidR="00D57947">
        <w:t xml:space="preserve">Figure </w:t>
      </w:r>
      <w:r w:rsidR="00D57947">
        <w:rPr>
          <w:noProof/>
        </w:rPr>
        <w:t>20</w:t>
      </w:r>
      <w:r>
        <w:fldChar w:fldCharType="end"/>
      </w:r>
      <w:r>
        <w:t xml:space="preserve"> shows this selected dataset, which is a 120 m long paved road. The topography of the road is changes between 0.5 m. </w:t>
      </w:r>
      <w:r w:rsidR="00B77B8E">
        <w:t xml:space="preserve">The scan direction was </w:t>
      </w:r>
      <w:r w:rsidR="006803FA">
        <w:t>perpendicular</w:t>
      </w:r>
      <w:r w:rsidR="00B77B8E">
        <w:t xml:space="preserve"> to the road</w:t>
      </w:r>
      <w:r w:rsidR="006803FA">
        <w:t xml:space="preserve">, and the scan </w:t>
      </w:r>
      <w:proofErr w:type="gramStart"/>
      <w:r w:rsidR="006803FA">
        <w:t>angles varies</w:t>
      </w:r>
      <w:proofErr w:type="gramEnd"/>
      <w:r w:rsidR="006803FA">
        <w:t xml:space="preserve"> between 11</w:t>
      </w:r>
      <w:r w:rsidR="006803FA" w:rsidRPr="006803FA">
        <w:rPr>
          <w:vertAlign w:val="superscript"/>
        </w:rPr>
        <w:t>o</w:t>
      </w:r>
      <w:r w:rsidR="006803FA">
        <w:t xml:space="preserve"> and 21</w:t>
      </w:r>
      <w:r w:rsidR="006803FA" w:rsidRPr="006803FA">
        <w:rPr>
          <w:vertAlign w:val="superscript"/>
        </w:rPr>
        <w:t>o</w:t>
      </w:r>
      <w:r w:rsidR="006803FA">
        <w:t>.</w:t>
      </w:r>
    </w:p>
    <w:tbl>
      <w:tblPr>
        <w:tblStyle w:val="TableGrid"/>
        <w:tblW w:w="0" w:type="auto"/>
        <w:tblLook w:val="04A0" w:firstRow="1" w:lastRow="0" w:firstColumn="1" w:lastColumn="0" w:noHBand="0" w:noVBand="1"/>
      </w:tblPr>
      <w:tblGrid>
        <w:gridCol w:w="5586"/>
        <w:gridCol w:w="3990"/>
      </w:tblGrid>
      <w:tr w:rsidR="006D7F56" w:rsidTr="007B6496">
        <w:tc>
          <w:tcPr>
            <w:tcW w:w="5586" w:type="dxa"/>
            <w:vMerge w:val="restart"/>
            <w:vAlign w:val="center"/>
          </w:tcPr>
          <w:p w:rsidR="006D7F56" w:rsidRDefault="00B77B8E" w:rsidP="00EA403A">
            <w:pPr>
              <w:jc w:val="center"/>
            </w:pPr>
            <w:r>
              <w:rPr>
                <w:noProof/>
              </w:rPr>
              <w:t xml:space="preserve">(a) </w:t>
            </w:r>
            <w:r w:rsidR="006D7F56">
              <w:rPr>
                <w:noProof/>
              </w:rPr>
              <w:drawing>
                <wp:inline distT="0" distB="0" distL="0" distR="0" wp14:anchorId="0689550B" wp14:editId="5D902989">
                  <wp:extent cx="2324100" cy="2966691"/>
                  <wp:effectExtent l="231457" t="301943" r="212408" b="307657"/>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6161260">
                            <a:off x="0" y="0"/>
                            <a:ext cx="2324100" cy="2966691"/>
                          </a:xfrm>
                          <a:prstGeom prst="rect">
                            <a:avLst/>
                          </a:prstGeom>
                          <a:noFill/>
                          <a:ln>
                            <a:noFill/>
                          </a:ln>
                        </pic:spPr>
                      </pic:pic>
                    </a:graphicData>
                  </a:graphic>
                </wp:inline>
              </w:drawing>
            </w:r>
          </w:p>
        </w:tc>
        <w:tc>
          <w:tcPr>
            <w:tcW w:w="3990" w:type="dxa"/>
            <w:vAlign w:val="center"/>
          </w:tcPr>
          <w:p w:rsidR="006D7F56" w:rsidRDefault="006D7F56" w:rsidP="00EA403A">
            <w:pPr>
              <w:jc w:val="center"/>
            </w:pPr>
            <w:r>
              <w:rPr>
                <w:noProof/>
              </w:rPr>
              <w:drawing>
                <wp:inline distT="0" distB="0" distL="0" distR="0" wp14:anchorId="7E9662DA" wp14:editId="6A5B4F96">
                  <wp:extent cx="2219325" cy="1664494"/>
                  <wp:effectExtent l="0" t="0" r="0" b="0"/>
                  <wp:docPr id="27" name="Picture 27" descr="C:\Zoli\Incidence\incidence_angle\som_points_road_3_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Zoli\Incidence\incidence_angle\som_points_road_3_heigh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25808" cy="1669357"/>
                          </a:xfrm>
                          <a:prstGeom prst="rect">
                            <a:avLst/>
                          </a:prstGeom>
                          <a:noFill/>
                          <a:ln>
                            <a:noFill/>
                          </a:ln>
                        </pic:spPr>
                      </pic:pic>
                    </a:graphicData>
                  </a:graphic>
                </wp:inline>
              </w:drawing>
            </w:r>
          </w:p>
          <w:p w:rsidR="00B77B8E" w:rsidRDefault="00B77B8E" w:rsidP="00EA403A">
            <w:pPr>
              <w:jc w:val="center"/>
            </w:pPr>
            <w:r>
              <w:t>(b)</w:t>
            </w:r>
          </w:p>
        </w:tc>
      </w:tr>
      <w:tr w:rsidR="006D7F56" w:rsidTr="007B6496">
        <w:tc>
          <w:tcPr>
            <w:tcW w:w="5586" w:type="dxa"/>
            <w:vMerge/>
          </w:tcPr>
          <w:p w:rsidR="006D7F56" w:rsidRDefault="006D7F56" w:rsidP="00472DD0"/>
        </w:tc>
        <w:tc>
          <w:tcPr>
            <w:tcW w:w="3990" w:type="dxa"/>
            <w:vAlign w:val="center"/>
          </w:tcPr>
          <w:p w:rsidR="006D7F56" w:rsidRDefault="006D7F56" w:rsidP="007B6496">
            <w:pPr>
              <w:keepNext/>
              <w:jc w:val="center"/>
            </w:pPr>
            <w:r>
              <w:rPr>
                <w:noProof/>
              </w:rPr>
              <w:drawing>
                <wp:inline distT="0" distB="0" distL="0" distR="0" wp14:anchorId="4C091A36" wp14:editId="143F78F7">
                  <wp:extent cx="2311400" cy="1733550"/>
                  <wp:effectExtent l="0" t="0" r="0" b="0"/>
                  <wp:docPr id="28" name="Picture 28" descr="C:\Zoli\Incidence\incidence_angle\som_points_road_3_scan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Zoli\Incidence\incidence_angle\som_points_road_3_scan_angl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8301" cy="1738726"/>
                          </a:xfrm>
                          <a:prstGeom prst="rect">
                            <a:avLst/>
                          </a:prstGeom>
                          <a:noFill/>
                          <a:ln>
                            <a:noFill/>
                          </a:ln>
                        </pic:spPr>
                      </pic:pic>
                    </a:graphicData>
                  </a:graphic>
                </wp:inline>
              </w:drawing>
            </w:r>
          </w:p>
          <w:p w:rsidR="00B77B8E" w:rsidRDefault="00B77B8E" w:rsidP="007B6496">
            <w:pPr>
              <w:keepNext/>
              <w:jc w:val="center"/>
            </w:pPr>
            <w:r>
              <w:t>(c)</w:t>
            </w:r>
          </w:p>
        </w:tc>
      </w:tr>
    </w:tbl>
    <w:p w:rsidR="00472DD0" w:rsidRDefault="007B6496" w:rsidP="007B6496">
      <w:pPr>
        <w:pStyle w:val="Caption"/>
        <w:jc w:val="center"/>
        <w:rPr>
          <w:noProof/>
        </w:rPr>
      </w:pPr>
      <w:bookmarkStart w:id="255" w:name="_Ref395981511"/>
      <w:r>
        <w:t xml:space="preserve">Figure </w:t>
      </w:r>
      <w:r w:rsidR="00603FA5">
        <w:fldChar w:fldCharType="begin"/>
      </w:r>
      <w:r w:rsidR="00603FA5">
        <w:instrText xml:space="preserve"> SEQ Figure \* ARABIC </w:instrText>
      </w:r>
      <w:r w:rsidR="00603FA5">
        <w:fldChar w:fldCharType="separate"/>
      </w:r>
      <w:r w:rsidR="00D57947">
        <w:rPr>
          <w:noProof/>
        </w:rPr>
        <w:t>20</w:t>
      </w:r>
      <w:r w:rsidR="00603FA5">
        <w:rPr>
          <w:noProof/>
        </w:rPr>
        <w:fldChar w:fldCharType="end"/>
      </w:r>
      <w:bookmarkEnd w:id="255"/>
      <w:r>
        <w:t xml:space="preserve"> Test area, </w:t>
      </w:r>
      <w:proofErr w:type="spellStart"/>
      <w:r w:rsidR="006E5B82">
        <w:t>ortho</w:t>
      </w:r>
      <w:r>
        <w:t>photo</w:t>
      </w:r>
      <w:proofErr w:type="spellEnd"/>
      <w:r>
        <w:t xml:space="preserve"> (</w:t>
      </w:r>
      <w:r w:rsidR="00B77B8E">
        <w:t>a</w:t>
      </w:r>
      <w:r>
        <w:t xml:space="preserve">), </w:t>
      </w:r>
      <w:proofErr w:type="gramStart"/>
      <w:r>
        <w:t>altitudes</w:t>
      </w:r>
      <w:r>
        <w:rPr>
          <w:noProof/>
        </w:rPr>
        <w:t xml:space="preserve"> (</w:t>
      </w:r>
      <w:r w:rsidR="00B77B8E">
        <w:rPr>
          <w:noProof/>
        </w:rPr>
        <w:t>b</w:t>
      </w:r>
      <w:r>
        <w:rPr>
          <w:noProof/>
        </w:rPr>
        <w:t>)</w:t>
      </w:r>
      <w:proofErr w:type="gramEnd"/>
      <w:r>
        <w:rPr>
          <w:noProof/>
        </w:rPr>
        <w:t>, scan angle (</w:t>
      </w:r>
      <w:r w:rsidR="00B77B8E">
        <w:rPr>
          <w:noProof/>
        </w:rPr>
        <w:t>c</w:t>
      </w:r>
      <w:r>
        <w:rPr>
          <w:noProof/>
        </w:rPr>
        <w:t>)</w:t>
      </w:r>
    </w:p>
    <w:p w:rsidR="006803FA" w:rsidRPr="006803FA" w:rsidRDefault="005071C1" w:rsidP="006803FA">
      <w:r>
        <w:t>We want to examine two kind of impact in this examination. First, the scan angle is expec</w:t>
      </w:r>
      <w:r w:rsidR="00FF75E3">
        <w:t xml:space="preserve">ted to be detected on the road because of </w:t>
      </w:r>
      <w:r>
        <w:t xml:space="preserve">the long range of scan angles. The other is the impact of the topographic on </w:t>
      </w:r>
      <w:r w:rsidR="008F7FB9">
        <w:t>the detected scan angle</w:t>
      </w:r>
      <w:r>
        <w:t>.</w:t>
      </w:r>
    </w:p>
    <w:p w:rsidR="00472DD0" w:rsidRDefault="007F7590" w:rsidP="007F7590">
      <w:pPr>
        <w:pStyle w:val="Heading2"/>
      </w:pPr>
      <w:bookmarkStart w:id="256" w:name="_Ref396044943"/>
      <w:r>
        <w:lastRenderedPageBreak/>
        <w:t xml:space="preserve">Using </w:t>
      </w:r>
      <w:r w:rsidR="00A13F32">
        <w:t>sample</w:t>
      </w:r>
      <w:r>
        <w:t xml:space="preserve"> </w:t>
      </w:r>
      <w:r w:rsidR="00A13F32">
        <w:t>vectors</w:t>
      </w:r>
      <w:bookmarkEnd w:id="256"/>
    </w:p>
    <w:p w:rsidR="000A3645" w:rsidRPr="000A3645" w:rsidRDefault="00060E6C" w:rsidP="000A3645">
      <w:r>
        <w:t xml:space="preserve">In our first approach, we used the original total sample vectors without any translation. The </w:t>
      </w:r>
      <w:r w:rsidR="00F551EE">
        <w:t>neural network</w:t>
      </w:r>
      <w:r>
        <w:t xml:space="preserve"> was same as it was introduced in “</w:t>
      </w:r>
      <w:r>
        <w:fldChar w:fldCharType="begin"/>
      </w:r>
      <w:r>
        <w:instrText xml:space="preserve"> REF _Ref395982459 \h </w:instrText>
      </w:r>
      <w:r>
        <w:fldChar w:fldCharType="separate"/>
      </w:r>
      <w:r w:rsidR="00D57947">
        <w:t>Classifiers</w:t>
      </w:r>
      <w:r>
        <w:fldChar w:fldCharType="end"/>
      </w:r>
      <w:r>
        <w:t xml:space="preserve">” chapter. The neuron </w:t>
      </w:r>
      <w:r w:rsidR="00C17356">
        <w:t xml:space="preserve">configuration was 2x2, which implies that 4 groups will be determined by the </w:t>
      </w:r>
      <w:r w:rsidR="00F551EE">
        <w:t>SOM</w:t>
      </w:r>
      <w:r w:rsidR="00C17356">
        <w:t xml:space="preserve">. </w:t>
      </w:r>
      <w:r w:rsidR="00AB44CE">
        <w:t xml:space="preserve">The detected classes can be seen in a local coordinate system can be seen in the </w:t>
      </w:r>
      <w:r w:rsidR="00AB44CE">
        <w:fldChar w:fldCharType="begin"/>
      </w:r>
      <w:r w:rsidR="00AB44CE">
        <w:instrText xml:space="preserve"> REF _Ref395982961 \h </w:instrText>
      </w:r>
      <w:r w:rsidR="00AB44CE">
        <w:fldChar w:fldCharType="separate"/>
      </w:r>
      <w:r w:rsidR="00D57947">
        <w:t xml:space="preserve">Figure </w:t>
      </w:r>
      <w:r w:rsidR="00D57947">
        <w:rPr>
          <w:noProof/>
        </w:rPr>
        <w:t>21</w:t>
      </w:r>
      <w:r w:rsidR="00AB44CE">
        <w:fldChar w:fldCharType="end"/>
      </w:r>
      <w:r w:rsidR="000E61C8">
        <w:t>a</w:t>
      </w:r>
      <w:r w:rsidR="00AB44CE">
        <w:t>.</w:t>
      </w:r>
      <w:r w:rsidR="000E61C8">
        <w:t xml:space="preserve">  </w:t>
      </w:r>
    </w:p>
    <w:tbl>
      <w:tblPr>
        <w:tblStyle w:val="TableGrid"/>
        <w:tblW w:w="0" w:type="auto"/>
        <w:tblLook w:val="04A0" w:firstRow="1" w:lastRow="0" w:firstColumn="1" w:lastColumn="0" w:noHBand="0" w:noVBand="1"/>
      </w:tblPr>
      <w:tblGrid>
        <w:gridCol w:w="4773"/>
        <w:gridCol w:w="4803"/>
      </w:tblGrid>
      <w:tr w:rsidR="00EB6740" w:rsidTr="00EB6740">
        <w:tc>
          <w:tcPr>
            <w:tcW w:w="9576" w:type="dxa"/>
            <w:gridSpan w:val="2"/>
            <w:vAlign w:val="center"/>
          </w:tcPr>
          <w:p w:rsidR="00EB6740" w:rsidRDefault="006C33BE" w:rsidP="00EB6740">
            <w:pPr>
              <w:jc w:val="center"/>
            </w:pPr>
            <w:r>
              <w:rPr>
                <w:noProof/>
              </w:rPr>
              <w:drawing>
                <wp:inline distT="0" distB="0" distL="0" distR="0" wp14:anchorId="62104C0F" wp14:editId="2642BB5C">
                  <wp:extent cx="5679004" cy="2790825"/>
                  <wp:effectExtent l="0" t="0" r="0" b="0"/>
                  <wp:docPr id="37" name="Picture 37" descr="C:\Zoli\Incidence\incidence_angle\som_points_road_3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Zoli\Incidence\incidence_angle\som_points_road_3_orig.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7544" r="8186"/>
                          <a:stretch/>
                        </pic:blipFill>
                        <pic:spPr bwMode="auto">
                          <a:xfrm>
                            <a:off x="0" y="0"/>
                            <a:ext cx="5679004" cy="2790825"/>
                          </a:xfrm>
                          <a:prstGeom prst="rect">
                            <a:avLst/>
                          </a:prstGeom>
                          <a:noFill/>
                          <a:ln>
                            <a:noFill/>
                          </a:ln>
                          <a:extLst>
                            <a:ext uri="{53640926-AAD7-44D8-BBD7-CCE9431645EC}">
                              <a14:shadowObscured xmlns:a14="http://schemas.microsoft.com/office/drawing/2010/main"/>
                            </a:ext>
                          </a:extLst>
                        </pic:spPr>
                      </pic:pic>
                    </a:graphicData>
                  </a:graphic>
                </wp:inline>
              </w:drawing>
            </w:r>
          </w:p>
          <w:p w:rsidR="000A3645" w:rsidRDefault="000A3645" w:rsidP="00F077AA">
            <w:pPr>
              <w:pStyle w:val="NoSpacing"/>
              <w:numPr>
                <w:ilvl w:val="0"/>
                <w:numId w:val="7"/>
              </w:numPr>
              <w:jc w:val="center"/>
            </w:pPr>
            <w:r>
              <w:t xml:space="preserve">Result of SOM with the </w:t>
            </w:r>
            <w:r w:rsidR="00F077AA">
              <w:t xml:space="preserve">density </w:t>
            </w:r>
            <w:r>
              <w:t xml:space="preserve">of the </w:t>
            </w:r>
            <w:r w:rsidR="00F077AA">
              <w:t xml:space="preserve">class points </w:t>
            </w:r>
            <w:r>
              <w:t>in the cross section</w:t>
            </w:r>
            <w:r w:rsidR="00F077AA">
              <w:t xml:space="preserve"> (lines)</w:t>
            </w:r>
          </w:p>
        </w:tc>
      </w:tr>
      <w:tr w:rsidR="00EB6740" w:rsidTr="00EB6740">
        <w:tc>
          <w:tcPr>
            <w:tcW w:w="4788" w:type="dxa"/>
            <w:vAlign w:val="center"/>
          </w:tcPr>
          <w:p w:rsidR="00EB6740" w:rsidRDefault="00EB6740" w:rsidP="00EB6740">
            <w:pPr>
              <w:jc w:val="center"/>
            </w:pPr>
            <w:r>
              <w:rPr>
                <w:noProof/>
              </w:rPr>
              <w:drawing>
                <wp:inline distT="0" distB="0" distL="0" distR="0" wp14:anchorId="691A7F14" wp14:editId="388A071F">
                  <wp:extent cx="2914650" cy="2109932"/>
                  <wp:effectExtent l="0" t="0" r="0" b="5080"/>
                  <wp:docPr id="33" name="Picture 33" descr="C:\Zoli\Incidence\incidence_angle\som_waveforms_road_3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Zoli\Incidence\incidence_angle\som_waveforms_road_3_orig.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7464"/>
                          <a:stretch/>
                        </pic:blipFill>
                        <pic:spPr bwMode="auto">
                          <a:xfrm>
                            <a:off x="0" y="0"/>
                            <a:ext cx="2923480" cy="2116324"/>
                          </a:xfrm>
                          <a:prstGeom prst="rect">
                            <a:avLst/>
                          </a:prstGeom>
                          <a:noFill/>
                          <a:ln>
                            <a:noFill/>
                          </a:ln>
                          <a:extLst>
                            <a:ext uri="{53640926-AAD7-44D8-BBD7-CCE9431645EC}">
                              <a14:shadowObscured xmlns:a14="http://schemas.microsoft.com/office/drawing/2010/main"/>
                            </a:ext>
                          </a:extLst>
                        </pic:spPr>
                      </pic:pic>
                    </a:graphicData>
                  </a:graphic>
                </wp:inline>
              </w:drawing>
            </w:r>
          </w:p>
          <w:p w:rsidR="004C1EE2" w:rsidRDefault="00737C91" w:rsidP="00737C91">
            <w:pPr>
              <w:pStyle w:val="NoSpacing"/>
              <w:jc w:val="center"/>
            </w:pPr>
            <w:r>
              <w:t xml:space="preserve">(b) </w:t>
            </w:r>
            <w:r w:rsidR="009C0D57">
              <w:t>Translated sample vectors (waveforms) in the groups</w:t>
            </w:r>
          </w:p>
        </w:tc>
        <w:tc>
          <w:tcPr>
            <w:tcW w:w="4788" w:type="dxa"/>
            <w:vAlign w:val="center"/>
          </w:tcPr>
          <w:p w:rsidR="00EB6740" w:rsidRDefault="00F44036" w:rsidP="00EB6740">
            <w:pPr>
              <w:keepNext/>
              <w:jc w:val="center"/>
            </w:pPr>
            <w:r>
              <w:rPr>
                <w:noProof/>
              </w:rPr>
              <w:drawing>
                <wp:inline distT="0" distB="0" distL="0" distR="0" wp14:anchorId="223FF679" wp14:editId="0ADF3B01">
                  <wp:extent cx="2933700" cy="2200275"/>
                  <wp:effectExtent l="0" t="0" r="0" b="9525"/>
                  <wp:docPr id="32" name="Picture 32" descr="C:\Zoli\Incidence\incidence_angle\som_weights_road_3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Zoli\Incidence\incidence_angle\som_weights_road_3_ori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6068" cy="2202051"/>
                          </a:xfrm>
                          <a:prstGeom prst="rect">
                            <a:avLst/>
                          </a:prstGeom>
                          <a:noFill/>
                          <a:ln>
                            <a:noFill/>
                          </a:ln>
                        </pic:spPr>
                      </pic:pic>
                    </a:graphicData>
                  </a:graphic>
                </wp:inline>
              </w:drawing>
            </w:r>
          </w:p>
          <w:p w:rsidR="00737C91" w:rsidRDefault="00F44036" w:rsidP="004E60AC">
            <w:pPr>
              <w:pStyle w:val="NoSpacing"/>
              <w:numPr>
                <w:ilvl w:val="0"/>
                <w:numId w:val="8"/>
              </w:numPr>
              <w:jc w:val="center"/>
            </w:pPr>
            <w:r>
              <w:t>weights</w:t>
            </w:r>
          </w:p>
        </w:tc>
      </w:tr>
    </w:tbl>
    <w:p w:rsidR="00EB6740" w:rsidRDefault="00EB6740" w:rsidP="00EB6740">
      <w:pPr>
        <w:pStyle w:val="Caption"/>
        <w:jc w:val="center"/>
      </w:pPr>
      <w:bookmarkStart w:id="257" w:name="_Ref395982961"/>
      <w:r>
        <w:t xml:space="preserve">Figure </w:t>
      </w:r>
      <w:r w:rsidR="00603FA5">
        <w:fldChar w:fldCharType="begin"/>
      </w:r>
      <w:r w:rsidR="00603FA5">
        <w:instrText xml:space="preserve"> SEQ Figure \* ARABIC </w:instrText>
      </w:r>
      <w:r w:rsidR="00603FA5">
        <w:fldChar w:fldCharType="separate"/>
      </w:r>
      <w:r w:rsidR="00D57947">
        <w:rPr>
          <w:noProof/>
        </w:rPr>
        <w:t>21</w:t>
      </w:r>
      <w:r w:rsidR="00603FA5">
        <w:rPr>
          <w:noProof/>
        </w:rPr>
        <w:fldChar w:fldCharType="end"/>
      </w:r>
      <w:bookmarkEnd w:id="257"/>
      <w:r>
        <w:t xml:space="preserve"> Result from original waveforms</w:t>
      </w:r>
    </w:p>
    <w:p w:rsidR="007A601E" w:rsidRDefault="007A601E" w:rsidP="007A601E"/>
    <w:p w:rsidR="00EB6740" w:rsidRDefault="00A5345A" w:rsidP="009E0222">
      <w:r>
        <w:lastRenderedPageBreak/>
        <w:t xml:space="preserve">The </w:t>
      </w:r>
      <w:r w:rsidR="00D15B65">
        <w:t>lines, which can be found between the 15 and -5 values of the Y axis,</w:t>
      </w:r>
      <w:r>
        <w:t xml:space="preserve"> show the classes densities. </w:t>
      </w:r>
      <w:r w:rsidR="00537E58">
        <w:t xml:space="preserve">In details, the X axis has been split to equidistance sections, and the number of the points within the classes has been counted, like in case of histograms. These numbers are plotted in the figure. </w:t>
      </w:r>
      <w:r w:rsidR="00431FB2">
        <w:t xml:space="preserve">These lines indicate that the densities of the different points in the direction of X axis are uniform. </w:t>
      </w:r>
    </w:p>
    <w:p w:rsidR="003F5CE7" w:rsidRPr="009E0222" w:rsidRDefault="003F5CE7" w:rsidP="009E0222">
      <w:r>
        <w:t xml:space="preserve">In the figure, </w:t>
      </w:r>
      <w:r w:rsidR="00904C6C">
        <w:t>the signs on the road</w:t>
      </w:r>
      <w:r w:rsidR="006255C6">
        <w:t xml:space="preserve"> (Group 3 and 4)</w:t>
      </w:r>
      <w:r w:rsidR="00904C6C">
        <w:t xml:space="preserve"> and the road body </w:t>
      </w:r>
      <w:r w:rsidR="006255C6">
        <w:t>(Group 1 and 2) are</w:t>
      </w:r>
      <w:r w:rsidR="00904C6C">
        <w:t xml:space="preserve"> easily </w:t>
      </w:r>
      <w:r w:rsidR="006255C6">
        <w:t>distinguishable</w:t>
      </w:r>
      <w:r w:rsidR="002671AD">
        <w:t xml:space="preserve">. But </w:t>
      </w:r>
      <w:r w:rsidR="004E60AC">
        <w:t>pattern</w:t>
      </w:r>
      <w:r w:rsidR="001B2C8D">
        <w:t xml:space="preserve"> </w:t>
      </w:r>
      <w:r w:rsidR="002671AD">
        <w:t xml:space="preserve">also </w:t>
      </w:r>
      <w:r>
        <w:t>can be recognized in the data, which are denser that the scan angles.</w:t>
      </w:r>
      <w:r w:rsidR="004E60AC">
        <w:t xml:space="preserve"> In order to try to suggest this, see the waveforms regarding the groups in </w:t>
      </w:r>
      <w:r w:rsidR="004E60AC">
        <w:fldChar w:fldCharType="begin"/>
      </w:r>
      <w:r w:rsidR="004E60AC">
        <w:instrText xml:space="preserve"> REF _Ref395982961 \h </w:instrText>
      </w:r>
      <w:r w:rsidR="004E60AC">
        <w:fldChar w:fldCharType="separate"/>
      </w:r>
      <w:r w:rsidR="00D57947">
        <w:t xml:space="preserve">Figure </w:t>
      </w:r>
      <w:r w:rsidR="00D57947">
        <w:rPr>
          <w:noProof/>
        </w:rPr>
        <w:t>21</w:t>
      </w:r>
      <w:r w:rsidR="004E60AC">
        <w:fldChar w:fldCharType="end"/>
      </w:r>
      <w:r w:rsidR="004E60AC">
        <w:t xml:space="preserve">b, and weights provided by the SOM in the </w:t>
      </w:r>
      <w:r w:rsidR="004E60AC">
        <w:fldChar w:fldCharType="begin"/>
      </w:r>
      <w:r w:rsidR="004E60AC">
        <w:instrText xml:space="preserve"> REF _Ref395982961 \h </w:instrText>
      </w:r>
      <w:r w:rsidR="004E60AC">
        <w:fldChar w:fldCharType="separate"/>
      </w:r>
      <w:r w:rsidR="00D57947">
        <w:t xml:space="preserve">Figure </w:t>
      </w:r>
      <w:r w:rsidR="00D57947">
        <w:rPr>
          <w:noProof/>
        </w:rPr>
        <w:t>21</w:t>
      </w:r>
      <w:r w:rsidR="004E60AC">
        <w:fldChar w:fldCharType="end"/>
      </w:r>
      <w:r w:rsidR="004E60AC">
        <w:t xml:space="preserve">c. </w:t>
      </w:r>
      <w:r w:rsidR="00FC6B34">
        <w:t>Note that the location of the maximum peaks of Group 1 and 3 are different than in case of Group 2 and 4.</w:t>
      </w:r>
      <w:r w:rsidR="00701482">
        <w:t xml:space="preserve"> We assume that </w:t>
      </w:r>
      <w:r w:rsidR="00995B6B">
        <w:t>these differences</w:t>
      </w:r>
      <w:r w:rsidR="00701482">
        <w:t xml:space="preserve"> are caused by the measuring or the processing units of the </w:t>
      </w:r>
      <w:proofErr w:type="spellStart"/>
      <w:r w:rsidR="00701482">
        <w:t>Lidar</w:t>
      </w:r>
      <w:proofErr w:type="spellEnd"/>
      <w:r w:rsidR="00701482">
        <w:t xml:space="preserve"> </w:t>
      </w:r>
      <w:r w:rsidR="00995B6B">
        <w:t xml:space="preserve">system, and it </w:t>
      </w:r>
      <w:r w:rsidR="007A223B">
        <w:t xml:space="preserve">does </w:t>
      </w:r>
      <w:r w:rsidR="00995B6B">
        <w:t xml:space="preserve">not </w:t>
      </w:r>
      <w:r w:rsidR="007A7C99">
        <w:t>indicate</w:t>
      </w:r>
      <w:r w:rsidR="00995B6B">
        <w:t xml:space="preserve"> any impact of incidence angle or other phenomenon.</w:t>
      </w:r>
    </w:p>
    <w:p w:rsidR="00B45FE3" w:rsidRDefault="00B45FE3" w:rsidP="00B45FE3">
      <w:pPr>
        <w:pStyle w:val="Heading2"/>
      </w:pPr>
      <w:r>
        <w:t xml:space="preserve">Using </w:t>
      </w:r>
      <w:r w:rsidR="009E0222">
        <w:t>translated</w:t>
      </w:r>
      <w:r>
        <w:t xml:space="preserve"> </w:t>
      </w:r>
      <w:r w:rsidR="00A13F32">
        <w:t>sample vectors</w:t>
      </w:r>
    </w:p>
    <w:p w:rsidR="00F077AA" w:rsidRDefault="007A7C99" w:rsidP="00F077AA">
      <w:r>
        <w:t xml:space="preserve">In order to eliminate this difference in the sample vectors, we applied the same SOM network </w:t>
      </w:r>
      <w:r w:rsidR="00AB58A2">
        <w:t xml:space="preserve">but with translated sample vectors. </w:t>
      </w:r>
      <w:r w:rsidR="001A5A80">
        <w:fldChar w:fldCharType="begin"/>
      </w:r>
      <w:r w:rsidR="001A5A80">
        <w:instrText xml:space="preserve"> REF _Ref395984111 \h </w:instrText>
      </w:r>
      <w:r w:rsidR="001A5A80">
        <w:fldChar w:fldCharType="separate"/>
      </w:r>
      <w:r w:rsidR="00D57947">
        <w:t xml:space="preserve">Figure </w:t>
      </w:r>
      <w:r w:rsidR="00D57947">
        <w:rPr>
          <w:noProof/>
        </w:rPr>
        <w:t>22</w:t>
      </w:r>
      <w:r w:rsidR="001A5A80">
        <w:fldChar w:fldCharType="end"/>
      </w:r>
      <w:r w:rsidR="001A5A80">
        <w:t xml:space="preserve"> shows the results of this test. </w:t>
      </w:r>
      <w:r w:rsidR="00EC3340">
        <w:t>Note that the patterns are disappeared as it was expected.</w:t>
      </w:r>
      <w:r w:rsidR="00151574">
        <w:t xml:space="preserve"> The Group 4 is certain to represent the signs on the road. </w:t>
      </w:r>
      <w:r w:rsidR="00CD4242">
        <w:t xml:space="preserve">Group 2 may </w:t>
      </w:r>
      <w:proofErr w:type="gramStart"/>
      <w:r w:rsidR="00CD4242">
        <w:t>can</w:t>
      </w:r>
      <w:proofErr w:type="gramEnd"/>
      <w:r w:rsidR="003366EB">
        <w:t xml:space="preserve"> be detected as the topographic changes of, compare this result to </w:t>
      </w:r>
      <w:r w:rsidR="003366EB">
        <w:fldChar w:fldCharType="begin"/>
      </w:r>
      <w:r w:rsidR="003366EB">
        <w:instrText xml:space="preserve"> REF _Ref395981511 \h </w:instrText>
      </w:r>
      <w:r w:rsidR="003366EB">
        <w:fldChar w:fldCharType="separate"/>
      </w:r>
      <w:r w:rsidR="00D57947">
        <w:t xml:space="preserve">Figure </w:t>
      </w:r>
      <w:r w:rsidR="00D57947">
        <w:rPr>
          <w:noProof/>
        </w:rPr>
        <w:t>20</w:t>
      </w:r>
      <w:r w:rsidR="003366EB">
        <w:fldChar w:fldCharType="end"/>
      </w:r>
      <w:r w:rsidR="003366EB">
        <w:t>b.</w:t>
      </w:r>
      <w:r w:rsidR="002A0F3E">
        <w:t xml:space="preserve"> The Group 3 and Group 4 may </w:t>
      </w:r>
      <w:r w:rsidR="008B728C">
        <w:t>be interpreted as the</w:t>
      </w:r>
      <w:r w:rsidR="002A0F3E">
        <w:t xml:space="preserve"> detection of the </w:t>
      </w:r>
      <w:r w:rsidR="008B728C">
        <w:t>changes of the scan</w:t>
      </w:r>
      <w:r w:rsidR="002A0F3E">
        <w:t xml:space="preserve">. </w:t>
      </w:r>
      <w:r w:rsidR="006D7FC4">
        <w:t xml:space="preserve">The density line of the Group 3 shows that the numbers of the Group 3 points are higher in the beginning and it is decreased, since the Group 1 point density is lower in the beginning and higher in the end. Note that the changes of the scan </w:t>
      </w:r>
      <w:r w:rsidR="000C24A4">
        <w:t>angles are</w:t>
      </w:r>
      <w:r w:rsidR="006D7FC4">
        <w:t xml:space="preserve"> in the X direction (see </w:t>
      </w:r>
      <w:r w:rsidR="006D7FC4">
        <w:fldChar w:fldCharType="begin"/>
      </w:r>
      <w:r w:rsidR="006D7FC4">
        <w:instrText xml:space="preserve"> REF _Ref395981511 \h </w:instrText>
      </w:r>
      <w:r w:rsidR="006D7FC4">
        <w:fldChar w:fldCharType="separate"/>
      </w:r>
      <w:r w:rsidR="00D57947">
        <w:t xml:space="preserve">Figure </w:t>
      </w:r>
      <w:r w:rsidR="00D57947">
        <w:rPr>
          <w:noProof/>
        </w:rPr>
        <w:t>20</w:t>
      </w:r>
      <w:r w:rsidR="006D7FC4">
        <w:fldChar w:fldCharType="end"/>
      </w:r>
      <w:r w:rsidR="00106D85">
        <w:t>c), thus the Group 3 and Group 4 may predict the impact of the incidence angle.</w:t>
      </w:r>
    </w:p>
    <w:p w:rsidR="001A5A80" w:rsidRPr="00F077AA" w:rsidRDefault="001A5A80" w:rsidP="00F077AA"/>
    <w:tbl>
      <w:tblPr>
        <w:tblStyle w:val="TableGrid"/>
        <w:tblW w:w="0" w:type="auto"/>
        <w:tblLook w:val="04A0" w:firstRow="1" w:lastRow="0" w:firstColumn="1" w:lastColumn="0" w:noHBand="0" w:noVBand="1"/>
      </w:tblPr>
      <w:tblGrid>
        <w:gridCol w:w="4788"/>
        <w:gridCol w:w="4788"/>
      </w:tblGrid>
      <w:tr w:rsidR="007003E3" w:rsidTr="007003E3">
        <w:tc>
          <w:tcPr>
            <w:tcW w:w="9576" w:type="dxa"/>
            <w:gridSpan w:val="2"/>
            <w:vAlign w:val="center"/>
          </w:tcPr>
          <w:p w:rsidR="007003E3" w:rsidRDefault="00BE3571" w:rsidP="007003E3">
            <w:pPr>
              <w:jc w:val="center"/>
            </w:pPr>
            <w:r>
              <w:rPr>
                <w:noProof/>
              </w:rPr>
              <w:lastRenderedPageBreak/>
              <w:drawing>
                <wp:inline distT="0" distB="0" distL="0" distR="0" wp14:anchorId="30E74DEF" wp14:editId="34A5A8FC">
                  <wp:extent cx="3873499" cy="2771775"/>
                  <wp:effectExtent l="0" t="0" r="0" b="0"/>
                  <wp:docPr id="39" name="Picture 39" descr="C:\Zoli\Incidence\incidence_angle\som_points_roa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Zoli\Incidence\incidence_angle\som_points_road_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4591"/>
                          <a:stretch/>
                        </pic:blipFill>
                        <pic:spPr bwMode="auto">
                          <a:xfrm>
                            <a:off x="0" y="0"/>
                            <a:ext cx="3878491" cy="2775347"/>
                          </a:xfrm>
                          <a:prstGeom prst="rect">
                            <a:avLst/>
                          </a:prstGeom>
                          <a:noFill/>
                          <a:ln>
                            <a:noFill/>
                          </a:ln>
                          <a:extLst>
                            <a:ext uri="{53640926-AAD7-44D8-BBD7-CCE9431645EC}">
                              <a14:shadowObscured xmlns:a14="http://schemas.microsoft.com/office/drawing/2010/main"/>
                            </a:ext>
                          </a:extLst>
                        </pic:spPr>
                      </pic:pic>
                    </a:graphicData>
                  </a:graphic>
                </wp:inline>
              </w:drawing>
            </w:r>
          </w:p>
          <w:p w:rsidR="00F077AA" w:rsidRDefault="00080F79" w:rsidP="007003E3">
            <w:pPr>
              <w:jc w:val="center"/>
            </w:pPr>
            <w:r>
              <w:t>(a)</w:t>
            </w:r>
            <w:r w:rsidR="00D5508F">
              <w:t>Result of SOM with the density of the class points in the cross section (lines)</w:t>
            </w:r>
          </w:p>
        </w:tc>
      </w:tr>
      <w:tr w:rsidR="007003E3" w:rsidTr="007003E3">
        <w:tc>
          <w:tcPr>
            <w:tcW w:w="4788" w:type="dxa"/>
            <w:vAlign w:val="center"/>
          </w:tcPr>
          <w:p w:rsidR="007003E3" w:rsidRDefault="00BE3571" w:rsidP="007003E3">
            <w:pPr>
              <w:jc w:val="center"/>
            </w:pPr>
            <w:r>
              <w:rPr>
                <w:noProof/>
              </w:rPr>
              <w:drawing>
                <wp:inline distT="0" distB="0" distL="0" distR="0" wp14:anchorId="5250993F" wp14:editId="7913ED96">
                  <wp:extent cx="2680894" cy="2238375"/>
                  <wp:effectExtent l="0" t="0" r="5715" b="0"/>
                  <wp:docPr id="40" name="Picture 40" descr="C:\Zoli\Incidence\incidence_angle\som_waveforms_roa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Zoli\Incidence\incidence_angle\som_waveforms_road_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84697" cy="2241550"/>
                          </a:xfrm>
                          <a:prstGeom prst="rect">
                            <a:avLst/>
                          </a:prstGeom>
                          <a:noFill/>
                          <a:ln>
                            <a:noFill/>
                          </a:ln>
                        </pic:spPr>
                      </pic:pic>
                    </a:graphicData>
                  </a:graphic>
                </wp:inline>
              </w:drawing>
            </w:r>
          </w:p>
          <w:p w:rsidR="002E3E9E" w:rsidRDefault="002E3E9E" w:rsidP="009C0D57">
            <w:pPr>
              <w:pStyle w:val="NoSpacing"/>
              <w:jc w:val="center"/>
            </w:pPr>
            <w:r>
              <w:t xml:space="preserve">(b) </w:t>
            </w:r>
            <w:r w:rsidR="009C0D57">
              <w:t>Translated sample vectors (waveforms)</w:t>
            </w:r>
            <w:r>
              <w:t xml:space="preserve"> in the groups</w:t>
            </w:r>
          </w:p>
        </w:tc>
        <w:tc>
          <w:tcPr>
            <w:tcW w:w="4788" w:type="dxa"/>
            <w:vAlign w:val="center"/>
          </w:tcPr>
          <w:p w:rsidR="007003E3" w:rsidRDefault="004F3871" w:rsidP="007003E3">
            <w:pPr>
              <w:jc w:val="center"/>
            </w:pPr>
            <w:r>
              <w:rPr>
                <w:noProof/>
              </w:rPr>
              <w:drawing>
                <wp:inline distT="0" distB="0" distL="0" distR="0" wp14:anchorId="0C8E7C52" wp14:editId="51440DC3">
                  <wp:extent cx="2667000" cy="2000250"/>
                  <wp:effectExtent l="0" t="0" r="0" b="0"/>
                  <wp:docPr id="41" name="Picture 41" descr="C:\Zoli\Incidence\incidence_angle\som_weights_roa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Zoli\Incidence\incidence_angle\som_weights_road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2684" cy="2004513"/>
                          </a:xfrm>
                          <a:prstGeom prst="rect">
                            <a:avLst/>
                          </a:prstGeom>
                          <a:noFill/>
                          <a:ln>
                            <a:noFill/>
                          </a:ln>
                        </pic:spPr>
                      </pic:pic>
                    </a:graphicData>
                  </a:graphic>
                </wp:inline>
              </w:drawing>
            </w:r>
          </w:p>
          <w:p w:rsidR="002E3E9E" w:rsidRDefault="002E3E9E" w:rsidP="002E3E9E">
            <w:pPr>
              <w:pStyle w:val="NoSpacing"/>
              <w:jc w:val="center"/>
            </w:pPr>
            <w:r>
              <w:t>(c) Weight vectors</w:t>
            </w:r>
          </w:p>
        </w:tc>
      </w:tr>
    </w:tbl>
    <w:p w:rsidR="00765240" w:rsidRDefault="007B6496" w:rsidP="007B6496">
      <w:pPr>
        <w:pStyle w:val="Caption"/>
        <w:jc w:val="center"/>
      </w:pPr>
      <w:bookmarkStart w:id="258" w:name="_Ref395984111"/>
      <w:r>
        <w:t xml:space="preserve">Figure </w:t>
      </w:r>
      <w:r w:rsidR="00603FA5">
        <w:fldChar w:fldCharType="begin"/>
      </w:r>
      <w:r w:rsidR="00603FA5">
        <w:instrText xml:space="preserve"> SEQ Figure \* ARABIC </w:instrText>
      </w:r>
      <w:r w:rsidR="00603FA5">
        <w:fldChar w:fldCharType="separate"/>
      </w:r>
      <w:r w:rsidR="00D57947">
        <w:rPr>
          <w:noProof/>
        </w:rPr>
        <w:t>22</w:t>
      </w:r>
      <w:r w:rsidR="00603FA5">
        <w:rPr>
          <w:noProof/>
        </w:rPr>
        <w:fldChar w:fldCharType="end"/>
      </w:r>
      <w:bookmarkEnd w:id="258"/>
      <w:r>
        <w:t xml:space="preserve"> Groups by SOM</w:t>
      </w:r>
      <w:r w:rsidR="002F0131">
        <w:t xml:space="preserve"> from translated </w:t>
      </w:r>
      <w:r w:rsidR="000E7EF5">
        <w:t>sample vectors</w:t>
      </w:r>
    </w:p>
    <w:p w:rsidR="00C202E6" w:rsidRPr="00C202E6" w:rsidRDefault="00EB6851" w:rsidP="00C202E6">
      <w:r>
        <w:t>Now, try to determine what this impact on the waveforms is. See</w:t>
      </w:r>
      <w:r w:rsidR="001A30A3">
        <w:t xml:space="preserve"> the waveforms of the Group 3 and 4 in</w:t>
      </w:r>
      <w:r>
        <w:t xml:space="preserve"> </w:t>
      </w:r>
      <w:r>
        <w:fldChar w:fldCharType="begin"/>
      </w:r>
      <w:r>
        <w:instrText xml:space="preserve"> REF _Ref395984111 \h </w:instrText>
      </w:r>
      <w:r>
        <w:fldChar w:fldCharType="separate"/>
      </w:r>
      <w:r w:rsidR="00D57947">
        <w:t xml:space="preserve">Figure </w:t>
      </w:r>
      <w:r w:rsidR="00D57947">
        <w:rPr>
          <w:noProof/>
        </w:rPr>
        <w:t>22</w:t>
      </w:r>
      <w:r>
        <w:fldChar w:fldCharType="end"/>
      </w:r>
      <w:r>
        <w:t xml:space="preserve">b and </w:t>
      </w:r>
      <w:r>
        <w:fldChar w:fldCharType="begin"/>
      </w:r>
      <w:r>
        <w:instrText xml:space="preserve"> REF _Ref395984111 \h </w:instrText>
      </w:r>
      <w:r>
        <w:fldChar w:fldCharType="separate"/>
      </w:r>
      <w:r w:rsidR="00D57947">
        <w:t xml:space="preserve">Figure </w:t>
      </w:r>
      <w:r w:rsidR="00D57947">
        <w:rPr>
          <w:noProof/>
        </w:rPr>
        <w:t>22</w:t>
      </w:r>
      <w:r>
        <w:fldChar w:fldCharType="end"/>
      </w:r>
      <w:r>
        <w:t xml:space="preserve">c. </w:t>
      </w:r>
      <w:r w:rsidR="009524B8">
        <w:t>The weight vectors indicate that the notably differences are around the maximum peak.</w:t>
      </w:r>
      <w:r w:rsidR="00200438">
        <w:t xml:space="preserve"> </w:t>
      </w:r>
    </w:p>
    <w:p w:rsidR="00322ECF" w:rsidRDefault="00322ECF" w:rsidP="00322ECF">
      <w:pPr>
        <w:pStyle w:val="Heading1"/>
      </w:pPr>
      <w:bookmarkStart w:id="259" w:name="_Ref395963183"/>
      <w:r>
        <w:lastRenderedPageBreak/>
        <w:t xml:space="preserve">Examination </w:t>
      </w:r>
      <w:r w:rsidR="00006F6D">
        <w:t>3</w:t>
      </w:r>
      <w:r>
        <w:t xml:space="preserve">: </w:t>
      </w:r>
      <w:r w:rsidR="0073108E">
        <w:t>Land classification</w:t>
      </w:r>
      <w:bookmarkEnd w:id="259"/>
    </w:p>
    <w:p w:rsidR="006B55CB" w:rsidRPr="002D182E" w:rsidRDefault="002D182E" w:rsidP="002D182E">
      <w:r>
        <w:t xml:space="preserve">The aim of this examination is to classify the waveforms by the backscattering object type. In this study the different types of land </w:t>
      </w:r>
      <w:r w:rsidR="00BD5D77">
        <w:t xml:space="preserve">categories </w:t>
      </w:r>
      <w:r>
        <w:t xml:space="preserve">are investigated. </w:t>
      </w:r>
      <w:r w:rsidR="00BD5D77">
        <w:fldChar w:fldCharType="begin"/>
      </w:r>
      <w:r w:rsidR="00BD5D77">
        <w:instrText xml:space="preserve"> REF _Ref395988172 \h </w:instrText>
      </w:r>
      <w:r w:rsidR="00BD5D77">
        <w:fldChar w:fldCharType="separate"/>
      </w:r>
      <w:r w:rsidR="00D57947">
        <w:t xml:space="preserve">Figure </w:t>
      </w:r>
      <w:r w:rsidR="00D57947">
        <w:rPr>
          <w:noProof/>
        </w:rPr>
        <w:t>23</w:t>
      </w:r>
      <w:r w:rsidR="00BD5D77">
        <w:fldChar w:fldCharType="end"/>
      </w:r>
      <w:r w:rsidR="00BD5D77">
        <w:t xml:space="preserve"> shows these categories: </w:t>
      </w:r>
      <w:r w:rsidR="00BD54A1" w:rsidRPr="00BD54A1">
        <w:rPr>
          <w:i/>
        </w:rPr>
        <w:t>road</w:t>
      </w:r>
      <w:r w:rsidR="001D2945" w:rsidRPr="00BD54A1">
        <w:rPr>
          <w:i/>
        </w:rPr>
        <w:t>1</w:t>
      </w:r>
      <w:r w:rsidR="001D2945">
        <w:t xml:space="preserve"> (</w:t>
      </w:r>
      <w:r w:rsidR="00BD5D77">
        <w:t>paved road</w:t>
      </w:r>
      <w:r w:rsidR="001D2945">
        <w:t>)</w:t>
      </w:r>
      <w:r w:rsidR="00BD5D77">
        <w:t xml:space="preserve">, </w:t>
      </w:r>
      <w:r w:rsidR="00BD54A1" w:rsidRPr="00BD54A1">
        <w:rPr>
          <w:i/>
        </w:rPr>
        <w:t>road</w:t>
      </w:r>
      <w:r w:rsidR="001D2945" w:rsidRPr="00BD54A1">
        <w:rPr>
          <w:i/>
        </w:rPr>
        <w:t>2</w:t>
      </w:r>
      <w:r w:rsidR="001D2945">
        <w:t xml:space="preserve"> (</w:t>
      </w:r>
      <w:r w:rsidR="00BD5D77">
        <w:t>mud road</w:t>
      </w:r>
      <w:r w:rsidR="001D2945">
        <w:t>)</w:t>
      </w:r>
      <w:r w:rsidR="00BD5D77">
        <w:t xml:space="preserve">, </w:t>
      </w:r>
      <w:r w:rsidR="00BD5D77" w:rsidRPr="00BD54A1">
        <w:rPr>
          <w:i/>
        </w:rPr>
        <w:t>grass</w:t>
      </w:r>
      <w:r w:rsidR="00BD5D77">
        <w:t>,</w:t>
      </w:r>
      <w:r w:rsidR="00BD5D77" w:rsidRPr="00BD54A1">
        <w:rPr>
          <w:i/>
        </w:rPr>
        <w:t xml:space="preserve"> building </w:t>
      </w:r>
      <w:r w:rsidR="00BD5D77">
        <w:t xml:space="preserve">and </w:t>
      </w:r>
      <w:r w:rsidR="00BD5D77" w:rsidRPr="00BD54A1">
        <w:rPr>
          <w:i/>
        </w:rPr>
        <w:t>tree</w:t>
      </w:r>
      <w:r w:rsidR="00BD5D77">
        <w:t>.</w:t>
      </w:r>
      <w:r w:rsidR="006B55CB">
        <w:t xml:space="preserve"> </w:t>
      </w:r>
    </w:p>
    <w:p w:rsidR="00D11B49" w:rsidRDefault="00AB003F" w:rsidP="00D11B49">
      <w:pPr>
        <w:keepNext/>
      </w:pPr>
      <w:ins w:id="260" w:author="Zoltan Koppanyi" w:date="2014-08-21T14:38:00Z">
        <w:r>
          <w:rPr>
            <w:noProof/>
          </w:rPr>
          <w:drawing>
            <wp:inline distT="0" distB="0" distL="0" distR="0" wp14:anchorId="3AD0BF9E" wp14:editId="7553D8B4">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r>
        <w:rPr>
          <w:rStyle w:val="CommentReference"/>
        </w:rPr>
        <w:commentReference w:id="261"/>
      </w:r>
    </w:p>
    <w:p w:rsidR="00425C18" w:rsidRDefault="00D11B49" w:rsidP="00D11B49">
      <w:pPr>
        <w:pStyle w:val="Caption"/>
        <w:jc w:val="center"/>
      </w:pPr>
      <w:bookmarkStart w:id="262" w:name="_Ref395988172"/>
      <w:r>
        <w:t xml:space="preserve">Figure </w:t>
      </w:r>
      <w:r w:rsidR="00603FA5">
        <w:fldChar w:fldCharType="begin"/>
      </w:r>
      <w:r w:rsidR="00603FA5">
        <w:instrText xml:space="preserve"> SEQ Figure \* ARABIC </w:instrText>
      </w:r>
      <w:r w:rsidR="00603FA5">
        <w:fldChar w:fldCharType="separate"/>
      </w:r>
      <w:r w:rsidR="00D57947">
        <w:rPr>
          <w:noProof/>
        </w:rPr>
        <w:t>23</w:t>
      </w:r>
      <w:r w:rsidR="00603FA5">
        <w:rPr>
          <w:noProof/>
        </w:rPr>
        <w:fldChar w:fldCharType="end"/>
      </w:r>
      <w:bookmarkEnd w:id="262"/>
      <w:r>
        <w:t xml:space="preserve"> Categories</w:t>
      </w:r>
      <w:r w:rsidR="005C266E">
        <w:t xml:space="preserve"> </w:t>
      </w:r>
      <w:r w:rsidR="001B3603">
        <w:t>(classes)</w:t>
      </w:r>
    </w:p>
    <w:p w:rsidR="00284E6D" w:rsidRDefault="005D0BF8" w:rsidP="00284E6D">
      <w:r>
        <w:t xml:space="preserve">The point clouds </w:t>
      </w:r>
      <w:r w:rsidR="00A007B6">
        <w:t xml:space="preserve">of the categories </w:t>
      </w:r>
      <w:r>
        <w:t xml:space="preserve">are selected by the area as it is shown by </w:t>
      </w:r>
      <w:r>
        <w:fldChar w:fldCharType="begin"/>
      </w:r>
      <w:r>
        <w:instrText xml:space="preserve"> REF _Ref395988172 \h </w:instrText>
      </w:r>
      <w:r>
        <w:fldChar w:fldCharType="separate"/>
      </w:r>
      <w:r w:rsidR="00D57947">
        <w:t xml:space="preserve">Figure </w:t>
      </w:r>
      <w:r w:rsidR="00D57947">
        <w:rPr>
          <w:noProof/>
        </w:rPr>
        <w:t>23</w:t>
      </w:r>
      <w:r>
        <w:fldChar w:fldCharType="end"/>
      </w:r>
      <w:r>
        <w:t xml:space="preserve">. </w:t>
      </w:r>
      <w:r w:rsidR="00284E6D">
        <w:t xml:space="preserve">Each point cloud </w:t>
      </w:r>
      <w:r w:rsidR="00443604">
        <w:t>needs</w:t>
      </w:r>
      <w:r w:rsidR="00284E6D">
        <w:t xml:space="preserve"> to be corrected with removing </w:t>
      </w:r>
      <w:r w:rsidR="00443604">
        <w:t xml:space="preserve">those </w:t>
      </w:r>
      <w:r w:rsidR="00284E6D">
        <w:t>points that</w:t>
      </w:r>
      <w:r w:rsidR="00443604">
        <w:t xml:space="preserve"> </w:t>
      </w:r>
      <w:r w:rsidR="00284E6D">
        <w:t xml:space="preserve">correspond to other category. </w:t>
      </w:r>
      <w:r w:rsidR="001B3603">
        <w:t xml:space="preserve">Typically, the tree canopy can overlap </w:t>
      </w:r>
      <w:r w:rsidR="006256FC">
        <w:t xml:space="preserve">to </w:t>
      </w:r>
      <w:r>
        <w:t>another</w:t>
      </w:r>
      <w:r w:rsidR="001B3603">
        <w:t xml:space="preserve"> digitized area. These points are removed. </w:t>
      </w:r>
      <w:r>
        <w:t>In addition, in the tree category the lawn is also removed. Furthermore</w:t>
      </w:r>
      <w:r w:rsidR="001B3603">
        <w:t xml:space="preserve">, in this study, we do not want to use the multiple detections, which can explicitly predict that the laser beam backscattered from trees.  </w:t>
      </w:r>
      <w:r w:rsidR="0093396B">
        <w:t xml:space="preserve">Those points, which had more than </w:t>
      </w:r>
      <w:r w:rsidR="0093396B">
        <w:lastRenderedPageBreak/>
        <w:t xml:space="preserve">one number of </w:t>
      </w:r>
      <w:r w:rsidR="00FE20AC">
        <w:t>returns,</w:t>
      </w:r>
      <w:r w:rsidR="0093396B">
        <w:t xml:space="preserve"> are eliminated. </w:t>
      </w:r>
      <w:r w:rsidR="001A0D31">
        <w:t xml:space="preserve">This number is </w:t>
      </w:r>
      <w:r w:rsidR="003B2D32">
        <w:t>derived</w:t>
      </w:r>
      <w:r w:rsidR="001A0D31">
        <w:t xml:space="preserve"> from the LAS file.</w:t>
      </w:r>
      <w:r w:rsidR="007505FD">
        <w:t xml:space="preserve"> After removing these points</w:t>
      </w:r>
      <w:r w:rsidR="00FE20AC">
        <w:t xml:space="preserve">, the </w:t>
      </w:r>
      <w:r w:rsidR="008E610D">
        <w:t>laser beam</w:t>
      </w:r>
      <w:r w:rsidR="00BC0EB9">
        <w:t>s</w:t>
      </w:r>
      <w:r w:rsidR="007505FD">
        <w:t xml:space="preserve"> </w:t>
      </w:r>
      <w:r w:rsidR="00636112">
        <w:t>in</w:t>
      </w:r>
      <w:r w:rsidR="00B52864">
        <w:t xml:space="preserve"> the tree category </w:t>
      </w:r>
      <w:r w:rsidR="007505FD">
        <w:t>are</w:t>
      </w:r>
      <w:r w:rsidR="00FE20AC">
        <w:t xml:space="preserve"> </w:t>
      </w:r>
      <w:r w:rsidR="007505FD">
        <w:t xml:space="preserve">supposed </w:t>
      </w:r>
      <w:r w:rsidR="00B52864">
        <w:t xml:space="preserve">to </w:t>
      </w:r>
      <w:r w:rsidR="007505FD">
        <w:t xml:space="preserve">be backscattered </w:t>
      </w:r>
      <w:r w:rsidR="00F74649">
        <w:t>from the canopies</w:t>
      </w:r>
      <w:r w:rsidR="00FE20AC">
        <w:t>.</w:t>
      </w:r>
    </w:p>
    <w:p w:rsidR="00900F32" w:rsidRPr="00284E6D" w:rsidRDefault="00900F32" w:rsidP="00284E6D">
      <w:r>
        <w:t xml:space="preserve">The corrected </w:t>
      </w:r>
      <w:r w:rsidR="006C6A26">
        <w:t>point clouds</w:t>
      </w:r>
      <w:r>
        <w:t xml:space="preserve"> can be seen in the </w:t>
      </w:r>
      <w:r w:rsidR="00430197">
        <w:fldChar w:fldCharType="begin"/>
      </w:r>
      <w:r w:rsidR="00430197">
        <w:instrText xml:space="preserve"> REF _Ref395990098 \h </w:instrText>
      </w:r>
      <w:r w:rsidR="00430197">
        <w:fldChar w:fldCharType="separate"/>
      </w:r>
      <w:r w:rsidR="00D57947">
        <w:t xml:space="preserve">Figure </w:t>
      </w:r>
      <w:r w:rsidR="00D57947">
        <w:rPr>
          <w:noProof/>
        </w:rPr>
        <w:t>24</w:t>
      </w:r>
      <w:r w:rsidR="00430197">
        <w:fldChar w:fldCharType="end"/>
      </w:r>
      <w:r w:rsidR="00430197">
        <w:t>.</w:t>
      </w:r>
      <w:r w:rsidR="00A7052E">
        <w:t xml:space="preserve"> These point sets are the classifier inputs and the categories are the classes. </w:t>
      </w:r>
      <w:r w:rsidR="009F0850">
        <w:t xml:space="preserve">The aim of the investigation is to find the best classifier for predicting the class </w:t>
      </w:r>
      <w:r w:rsidR="00F27C42">
        <w:t>from the inputs</w:t>
      </w:r>
      <w:r w:rsidR="009F0850">
        <w:t>.</w:t>
      </w:r>
    </w:p>
    <w:p w:rsidR="00D11B49" w:rsidRDefault="000C7ADD" w:rsidP="00D11B49">
      <w:pPr>
        <w:keepNext/>
      </w:pPr>
      <w:r>
        <w:rPr>
          <w:noProof/>
        </w:rPr>
        <w:drawing>
          <wp:inline distT="0" distB="0" distL="0" distR="0" wp14:anchorId="65EFD8AA" wp14:editId="3D57DC9B">
            <wp:extent cx="5257800" cy="4286250"/>
            <wp:effectExtent l="0" t="0" r="0" b="0"/>
            <wp:docPr id="23" name="Picture 23" descr="C:\Zoli\Incidence\land_classification\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land_classification\groups.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4807" r="6731"/>
                    <a:stretch/>
                  </pic:blipFill>
                  <pic:spPr bwMode="auto">
                    <a:xfrm>
                      <a:off x="0" y="0"/>
                      <a:ext cx="5257800"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7C5D92" w:rsidRDefault="00D11B49" w:rsidP="00D11B49">
      <w:pPr>
        <w:pStyle w:val="Caption"/>
        <w:jc w:val="center"/>
      </w:pPr>
      <w:bookmarkStart w:id="263" w:name="_Ref395990098"/>
      <w:r>
        <w:t xml:space="preserve">Figure </w:t>
      </w:r>
      <w:r w:rsidR="00603FA5">
        <w:fldChar w:fldCharType="begin"/>
      </w:r>
      <w:r w:rsidR="00603FA5">
        <w:instrText xml:space="preserve"> SEQ Figure \* ARABIC </w:instrText>
      </w:r>
      <w:r w:rsidR="00603FA5">
        <w:fldChar w:fldCharType="separate"/>
      </w:r>
      <w:r w:rsidR="00D57947">
        <w:rPr>
          <w:noProof/>
        </w:rPr>
        <w:t>24</w:t>
      </w:r>
      <w:r w:rsidR="00603FA5">
        <w:rPr>
          <w:noProof/>
        </w:rPr>
        <w:fldChar w:fldCharType="end"/>
      </w:r>
      <w:bookmarkEnd w:id="263"/>
      <w:r>
        <w:t xml:space="preserve"> </w:t>
      </w:r>
      <w:r w:rsidR="005C266E">
        <w:t>Classes</w:t>
      </w:r>
      <w:r>
        <w:t xml:space="preserve"> after filtering</w:t>
      </w:r>
    </w:p>
    <w:p w:rsidR="00D11525" w:rsidRDefault="001D4B10" w:rsidP="001D4B10">
      <w:pPr>
        <w:pStyle w:val="Heading2"/>
        <w:rPr>
          <w:noProof/>
        </w:rPr>
      </w:pPr>
      <w:r>
        <w:rPr>
          <w:noProof/>
        </w:rPr>
        <w:t>Median waveforms</w:t>
      </w:r>
    </w:p>
    <w:p w:rsidR="00663163" w:rsidRPr="00663163" w:rsidRDefault="00663163" w:rsidP="00663163">
      <w:r>
        <w:t xml:space="preserve">First, we examined the sample vectors of the classes. </w:t>
      </w:r>
      <w:r w:rsidR="00B64F9F">
        <w:t xml:space="preserve">The </w:t>
      </w:r>
      <w:r w:rsidR="004A6F1E">
        <w:t xml:space="preserve">median waveforms from the </w:t>
      </w:r>
      <w:r w:rsidR="00B64F9F">
        <w:t xml:space="preserve">60 samples </w:t>
      </w:r>
      <w:r w:rsidR="004A6F1E">
        <w:t xml:space="preserve">regarding the classes </w:t>
      </w:r>
      <w:r w:rsidR="00B64F9F">
        <w:t xml:space="preserve">can be seen in the </w:t>
      </w:r>
      <w:r w:rsidR="00B64F9F">
        <w:fldChar w:fldCharType="begin"/>
      </w:r>
      <w:r w:rsidR="00B64F9F">
        <w:instrText xml:space="preserve"> REF _Ref396046056 \h </w:instrText>
      </w:r>
      <w:r w:rsidR="00B64F9F">
        <w:fldChar w:fldCharType="separate"/>
      </w:r>
      <w:r w:rsidR="00D57947">
        <w:t xml:space="preserve">Figure </w:t>
      </w:r>
      <w:r w:rsidR="00D57947">
        <w:rPr>
          <w:noProof/>
        </w:rPr>
        <w:t>25</w:t>
      </w:r>
      <w:r w:rsidR="00B64F9F">
        <w:fldChar w:fldCharType="end"/>
      </w:r>
      <w:r w:rsidR="00B64F9F">
        <w:t>.</w:t>
      </w:r>
      <w:r w:rsidR="004A6F1E">
        <w:t xml:space="preserve"> Note that the maximum intensity can be used for </w:t>
      </w:r>
      <w:r w:rsidR="004A6F1E">
        <w:lastRenderedPageBreak/>
        <w:t xml:space="preserve">distinguishing some classes. Also note that, the standard deviation at each sample is also relevantly great that make the classification difficult. </w:t>
      </w:r>
    </w:p>
    <w:p w:rsidR="00D11525" w:rsidRDefault="00EC1703" w:rsidP="00EC1703">
      <w:pPr>
        <w:keepNext/>
        <w:jc w:val="center"/>
      </w:pPr>
      <w:commentRangeStart w:id="264"/>
      <w:r>
        <w:rPr>
          <w:noProof/>
        </w:rPr>
        <w:drawing>
          <wp:inline distT="0" distB="0" distL="0" distR="0" wp14:anchorId="7C9D2A1B" wp14:editId="3465488B">
            <wp:extent cx="5762970" cy="4229100"/>
            <wp:effectExtent l="0" t="0" r="9525" b="0"/>
            <wp:docPr id="30" name="Picture 30" descr="C:\Zoli\Incidence\land_classification\stat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Zoli\Incidence\land_classification\stat_wf.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8186" t="5656" r="7384" b="7013"/>
                    <a:stretch/>
                  </pic:blipFill>
                  <pic:spPr bwMode="auto">
                    <a:xfrm>
                      <a:off x="0" y="0"/>
                      <a:ext cx="5762970" cy="42291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4"/>
      <w:r>
        <w:rPr>
          <w:rStyle w:val="CommentReference"/>
        </w:rPr>
        <w:commentReference w:id="264"/>
      </w:r>
    </w:p>
    <w:p w:rsidR="00D11525" w:rsidRDefault="00D11525" w:rsidP="00D11525">
      <w:pPr>
        <w:pStyle w:val="Caption"/>
        <w:jc w:val="center"/>
      </w:pPr>
      <w:bookmarkStart w:id="265" w:name="_Ref396046056"/>
      <w:r>
        <w:t xml:space="preserve">Figure </w:t>
      </w:r>
      <w:r w:rsidR="00603FA5">
        <w:fldChar w:fldCharType="begin"/>
      </w:r>
      <w:r w:rsidR="00603FA5">
        <w:instrText xml:space="preserve"> SEQ Figure \* ARABIC </w:instrText>
      </w:r>
      <w:r w:rsidR="00603FA5">
        <w:fldChar w:fldCharType="separate"/>
      </w:r>
      <w:r w:rsidR="00D57947">
        <w:rPr>
          <w:noProof/>
        </w:rPr>
        <w:t>25</w:t>
      </w:r>
      <w:r w:rsidR="00603FA5">
        <w:rPr>
          <w:noProof/>
        </w:rPr>
        <w:fldChar w:fldCharType="end"/>
      </w:r>
      <w:bookmarkEnd w:id="265"/>
      <w:r>
        <w:t xml:space="preserve"> </w:t>
      </w:r>
      <w:r w:rsidR="008F3FCF">
        <w:t>Statistics of translated</w:t>
      </w:r>
      <w:r>
        <w:t xml:space="preserve"> </w:t>
      </w:r>
      <w:r w:rsidR="008F3FCF">
        <w:t>sample vectors.</w:t>
      </w:r>
    </w:p>
    <w:p w:rsidR="00AD2F34" w:rsidRPr="00FA2670" w:rsidRDefault="0093269A" w:rsidP="00A27E40">
      <w:r>
        <w:t>T</w:t>
      </w:r>
      <w:r w:rsidR="002553D3">
        <w:t xml:space="preserve">o </w:t>
      </w:r>
      <w:r>
        <w:t>compare the median sample vectors, see</w:t>
      </w:r>
      <w:r w:rsidR="00D16167">
        <w:t xml:space="preserve"> in the left part of </w:t>
      </w:r>
      <w:r>
        <w:fldChar w:fldCharType="begin"/>
      </w:r>
      <w:r>
        <w:instrText xml:space="preserve"> REF _Ref396046307 \h </w:instrText>
      </w:r>
      <w:r>
        <w:fldChar w:fldCharType="separate"/>
      </w:r>
      <w:r w:rsidR="00D57947">
        <w:t xml:space="preserve">Figure </w:t>
      </w:r>
      <w:r w:rsidR="00D57947">
        <w:rPr>
          <w:noProof/>
        </w:rPr>
        <w:t>26</w:t>
      </w:r>
      <w:r>
        <w:fldChar w:fldCharType="end"/>
      </w:r>
      <w:r>
        <w:t xml:space="preserve">. </w:t>
      </w:r>
      <w:r w:rsidR="002318C8">
        <w:t xml:space="preserve">The range of the median absolute deviation is depicted by the dashed lines. </w:t>
      </w:r>
      <w:r w:rsidR="00E67690">
        <w:t xml:space="preserve">As you see, the maximum intensity can help to separate </w:t>
      </w:r>
      <w:r w:rsidR="00E67690" w:rsidRPr="00BD54A1">
        <w:rPr>
          <w:i/>
        </w:rPr>
        <w:t>road2</w:t>
      </w:r>
      <w:r w:rsidR="00E67690">
        <w:t xml:space="preserve"> and grass from </w:t>
      </w:r>
      <w:r w:rsidR="00E67690" w:rsidRPr="00BD54A1">
        <w:rPr>
          <w:i/>
        </w:rPr>
        <w:t>road1</w:t>
      </w:r>
      <w:r w:rsidR="00E67690">
        <w:t xml:space="preserve">, tree and building. </w:t>
      </w:r>
      <w:r w:rsidR="00680069">
        <w:t xml:space="preserve">Also note that the tree median sample also has a different tail shape than </w:t>
      </w:r>
      <w:r w:rsidR="00680069" w:rsidRPr="00BD54A1">
        <w:rPr>
          <w:i/>
        </w:rPr>
        <w:t>road1</w:t>
      </w:r>
      <w:r w:rsidR="00680069">
        <w:t xml:space="preserve">, </w:t>
      </w:r>
      <w:r w:rsidR="00680069" w:rsidRPr="00BD54A1">
        <w:rPr>
          <w:i/>
        </w:rPr>
        <w:t>road2</w:t>
      </w:r>
      <w:r w:rsidR="00680069">
        <w:t xml:space="preserve"> and the building. </w:t>
      </w:r>
      <w:r w:rsidR="00FC3C54">
        <w:t xml:space="preserve">Unfortunately, this tail shape is similar than in case of the </w:t>
      </w:r>
      <w:r w:rsidR="00FC3C54" w:rsidRPr="00BD54A1">
        <w:rPr>
          <w:i/>
        </w:rPr>
        <w:t>road1</w:t>
      </w:r>
      <w:r w:rsidR="00FC3C54">
        <w:t xml:space="preserve">, however the amplitude is lower. </w:t>
      </w:r>
      <w:r w:rsidR="002F69AA">
        <w:t xml:space="preserve">But the </w:t>
      </w:r>
      <w:r w:rsidR="00BD54A1">
        <w:t>two class regions of the median deviation are</w:t>
      </w:r>
      <w:r w:rsidR="002F69AA">
        <w:t xml:space="preserve"> overlapping each other, which can cause problem in the separation.</w:t>
      </w:r>
      <w:r w:rsidR="00BD54A1">
        <w:t xml:space="preserve"> Also note that the shape Gaussian parameter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sidR="00BD54A1">
        <w:rPr>
          <w:rFonts w:eastAsiaTheme="minorEastAsia"/>
        </w:rPr>
        <w:t xml:space="preserve">) is relevantly different in the </w:t>
      </w:r>
      <w:r w:rsidR="00FA2670" w:rsidRPr="00FA2670">
        <w:rPr>
          <w:rFonts w:eastAsiaTheme="minorEastAsia"/>
          <w:i/>
        </w:rPr>
        <w:t>road1</w:t>
      </w:r>
      <w:r w:rsidR="00FA2670">
        <w:rPr>
          <w:rFonts w:eastAsiaTheme="minorEastAsia"/>
        </w:rPr>
        <w:t xml:space="preserve"> class than in any other classes.</w:t>
      </w:r>
    </w:p>
    <w:p w:rsidR="000E4AD6" w:rsidRDefault="000E4AD6" w:rsidP="000E4AD6">
      <w:pPr>
        <w:keepNext/>
        <w:jc w:val="center"/>
      </w:pPr>
      <w:r>
        <w:rPr>
          <w:noProof/>
        </w:rPr>
        <w:lastRenderedPageBreak/>
        <w:drawing>
          <wp:inline distT="0" distB="0" distL="0" distR="0" wp14:anchorId="07B9DB9F" wp14:editId="002B0E73">
            <wp:extent cx="3095625" cy="2311111"/>
            <wp:effectExtent l="0" t="0" r="0" b="0"/>
            <wp:docPr id="25" name="Picture 25" descr="C:\Zoli\Incidence\land_classification\median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Zoli\Incidence\land_classification\median_wf.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5458" t="5822" r="6260"/>
                    <a:stretch/>
                  </pic:blipFill>
                  <pic:spPr bwMode="auto">
                    <a:xfrm>
                      <a:off x="0" y="0"/>
                      <a:ext cx="3099995" cy="231437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D60149" wp14:editId="42FC0724">
            <wp:extent cx="2838450" cy="2354214"/>
            <wp:effectExtent l="0" t="0" r="0" b="8255"/>
            <wp:docPr id="8" name="Picture 8" descr="C:\Zoli\Incidence\land_classification\median_dis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Zoli\Incidence\land_classification\median_dist_result.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5609" t="2708" r="6090" b="2084"/>
                    <a:stretch/>
                  </pic:blipFill>
                  <pic:spPr bwMode="auto">
                    <a:xfrm>
                      <a:off x="0" y="0"/>
                      <a:ext cx="2838450" cy="2354214"/>
                    </a:xfrm>
                    <a:prstGeom prst="rect">
                      <a:avLst/>
                    </a:prstGeom>
                    <a:noFill/>
                    <a:ln>
                      <a:noFill/>
                    </a:ln>
                    <a:extLst>
                      <a:ext uri="{53640926-AAD7-44D8-BBD7-CCE9431645EC}">
                        <a14:shadowObscured xmlns:a14="http://schemas.microsoft.com/office/drawing/2010/main"/>
                      </a:ext>
                    </a:extLst>
                  </pic:spPr>
                </pic:pic>
              </a:graphicData>
            </a:graphic>
          </wp:inline>
        </w:drawing>
      </w:r>
    </w:p>
    <w:p w:rsidR="000E4AD6" w:rsidRDefault="000E4AD6" w:rsidP="000E4AD6">
      <w:pPr>
        <w:pStyle w:val="Caption"/>
        <w:jc w:val="center"/>
      </w:pPr>
      <w:bookmarkStart w:id="266" w:name="_Ref396046307"/>
      <w:r>
        <w:t xml:space="preserve">Figure </w:t>
      </w:r>
      <w:r>
        <w:fldChar w:fldCharType="begin"/>
      </w:r>
      <w:r>
        <w:instrText xml:space="preserve"> SEQ Figure \* ARABIC </w:instrText>
      </w:r>
      <w:r>
        <w:fldChar w:fldCharType="separate"/>
      </w:r>
      <w:r w:rsidR="00D57947">
        <w:rPr>
          <w:noProof/>
        </w:rPr>
        <w:t>26</w:t>
      </w:r>
      <w:r>
        <w:rPr>
          <w:noProof/>
        </w:rPr>
        <w:fldChar w:fldCharType="end"/>
      </w:r>
      <w:bookmarkEnd w:id="266"/>
      <w:r>
        <w:t xml:space="preserve"> Median sample vectors from sample vectors</w:t>
      </w:r>
      <w:r w:rsidR="00D0625B">
        <w:t xml:space="preserve"> between 10</w:t>
      </w:r>
      <w:r w:rsidR="00D0625B" w:rsidRPr="00D0625B">
        <w:rPr>
          <w:vertAlign w:val="superscript"/>
        </w:rPr>
        <w:t>th</w:t>
      </w:r>
      <w:r w:rsidR="00D0625B">
        <w:t xml:space="preserve"> and </w:t>
      </w:r>
      <w:proofErr w:type="gramStart"/>
      <w:r w:rsidR="00D0625B">
        <w:t>30</w:t>
      </w:r>
      <w:r w:rsidR="00D0625B" w:rsidRPr="00D0625B">
        <w:rPr>
          <w:vertAlign w:val="superscript"/>
        </w:rPr>
        <w:t>th</w:t>
      </w:r>
      <w:r w:rsidR="00D0625B">
        <w:t xml:space="preserve"> </w:t>
      </w:r>
      <w:r>
        <w:t xml:space="preserve"> </w:t>
      </w:r>
      <w:r w:rsidR="00D0625B">
        <w:t>samples</w:t>
      </w:r>
      <w:proofErr w:type="gramEnd"/>
      <w:r w:rsidR="00D0625B">
        <w:t xml:space="preserve"> </w:t>
      </w:r>
      <w:r>
        <w:t>(left), and the classification (right)</w:t>
      </w:r>
    </w:p>
    <w:p w:rsidR="00AF1D78" w:rsidRDefault="00D16167" w:rsidP="00A27E40">
      <w:r>
        <w:t>The c</w:t>
      </w:r>
      <w:r w:rsidR="00AB3C64">
        <w:t xml:space="preserve">lassification bases on these median waveforms are shown by the right part of </w:t>
      </w:r>
      <w:r w:rsidR="00AB3C64">
        <w:fldChar w:fldCharType="begin"/>
      </w:r>
      <w:r w:rsidR="00AB3C64">
        <w:instrText xml:space="preserve"> REF _Ref396046307 \h </w:instrText>
      </w:r>
      <w:r w:rsidR="00AB3C64">
        <w:fldChar w:fldCharType="separate"/>
      </w:r>
      <w:r w:rsidR="00D57947">
        <w:t xml:space="preserve">Figure </w:t>
      </w:r>
      <w:r w:rsidR="00D57947">
        <w:rPr>
          <w:noProof/>
        </w:rPr>
        <w:t>26</w:t>
      </w:r>
      <w:r w:rsidR="00AB3C64">
        <w:fldChar w:fldCharType="end"/>
      </w:r>
      <w:r w:rsidR="00AB3C64">
        <w:t>.</w:t>
      </w:r>
      <w:r w:rsidR="00A27E40">
        <w:t xml:space="preserve"> Note that the pattern also can be recognized, which does not represent any categories. </w:t>
      </w:r>
      <w:r w:rsidR="00144EDA">
        <w:t>The same pattern was experienced in the “</w:t>
      </w:r>
      <w:r w:rsidR="00144EDA">
        <w:fldChar w:fldCharType="begin"/>
      </w:r>
      <w:r w:rsidR="00144EDA">
        <w:instrText xml:space="preserve"> REF _Ref395963179 \h </w:instrText>
      </w:r>
      <w:r w:rsidR="00144EDA">
        <w:fldChar w:fldCharType="separate"/>
      </w:r>
      <w:r w:rsidR="00D57947">
        <w:t>Examination 2: Clustering with SOM neural network</w:t>
      </w:r>
      <w:r w:rsidR="00144EDA">
        <w:fldChar w:fldCharType="end"/>
      </w:r>
      <w:r w:rsidR="00144EDA">
        <w:t>” chapter, “</w:t>
      </w:r>
      <w:r w:rsidR="00144EDA">
        <w:fldChar w:fldCharType="begin"/>
      </w:r>
      <w:r w:rsidR="00144EDA">
        <w:instrText xml:space="preserve"> REF _Ref396044943 \h </w:instrText>
      </w:r>
      <w:r w:rsidR="00144EDA">
        <w:fldChar w:fldCharType="separate"/>
      </w:r>
      <w:r w:rsidR="00D57947">
        <w:t>Using sample vectors</w:t>
      </w:r>
      <w:r w:rsidR="00144EDA">
        <w:fldChar w:fldCharType="end"/>
      </w:r>
      <w:r w:rsidR="00144EDA">
        <w:t>” section, which claimed that the pattern are caused by the different location of the maximum peaks. These indicate</w:t>
      </w:r>
      <w:r w:rsidR="00A27E40">
        <w:t xml:space="preserve"> to use the translated sample vectors instead of original sample vector</w:t>
      </w:r>
      <w:r w:rsidR="00957114">
        <w:t>s.</w:t>
      </w:r>
    </w:p>
    <w:p w:rsidR="00A27E40" w:rsidRPr="0014351D" w:rsidRDefault="004F25AA" w:rsidP="00A27E40">
      <w:r>
        <w:t>The median</w:t>
      </w:r>
      <w:r w:rsidR="00DE2A22">
        <w:t xml:space="preserve"> sample vector from the translated sample vectors can be seen in the </w:t>
      </w:r>
      <w:r w:rsidR="00DE2A22">
        <w:fldChar w:fldCharType="begin"/>
      </w:r>
      <w:r w:rsidR="00DE2A22">
        <w:instrText xml:space="preserve"> REF _Ref396047881 \h </w:instrText>
      </w:r>
      <w:r w:rsidR="00DE2A22">
        <w:fldChar w:fldCharType="separate"/>
      </w:r>
      <w:r w:rsidR="00D57947">
        <w:t xml:space="preserve">Figure </w:t>
      </w:r>
      <w:r w:rsidR="00D57947">
        <w:rPr>
          <w:noProof/>
        </w:rPr>
        <w:t>27</w:t>
      </w:r>
      <w:r w:rsidR="00DE2A22">
        <w:fldChar w:fldCharType="end"/>
      </w:r>
      <w:r w:rsidR="00DE2A22">
        <w:t>.</w:t>
      </w:r>
      <w:r>
        <w:t xml:space="preserve"> Note that the shapes of the waveforms are nearly same. It </w:t>
      </w:r>
      <w:r w:rsidR="00126942">
        <w:t xml:space="preserve">suggests </w:t>
      </w:r>
      <w:r w:rsidR="00A74655">
        <w:t xml:space="preserve">that the maximum peak location difference caused </w:t>
      </w:r>
      <w:r>
        <w:t xml:space="preserve">the different shapes of median waveform from the original sample vectors (presented in </w:t>
      </w:r>
      <w:r>
        <w:fldChar w:fldCharType="begin"/>
      </w:r>
      <w:r>
        <w:instrText xml:space="preserve"> REF _Ref396046307 \h </w:instrText>
      </w:r>
      <w:r>
        <w:fldChar w:fldCharType="separate"/>
      </w:r>
      <w:r w:rsidR="00D57947">
        <w:t xml:space="preserve">Figure </w:t>
      </w:r>
      <w:r w:rsidR="00D57947">
        <w:rPr>
          <w:noProof/>
        </w:rPr>
        <w:t>26</w:t>
      </w:r>
      <w:r>
        <w:fldChar w:fldCharType="end"/>
      </w:r>
      <w:r w:rsidR="00A74655">
        <w:t>).</w:t>
      </w:r>
      <w:r w:rsidR="0067065C">
        <w:t xml:space="preserve"> But also note that the distinguishable tail shape of the vectors from the tree class is still presented. </w:t>
      </w:r>
    </w:p>
    <w:p w:rsidR="00AF1D78" w:rsidRDefault="00AF1D78" w:rsidP="00AF1D78">
      <w:pPr>
        <w:keepNext/>
        <w:jc w:val="center"/>
      </w:pPr>
      <w:r>
        <w:rPr>
          <w:noProof/>
        </w:rPr>
        <w:lastRenderedPageBreak/>
        <w:drawing>
          <wp:inline distT="0" distB="0" distL="0" distR="0" wp14:anchorId="59AACC12" wp14:editId="0863B259">
            <wp:extent cx="3711575" cy="2990850"/>
            <wp:effectExtent l="0" t="0" r="3175" b="0"/>
            <wp:docPr id="18" name="Picture 18" descr="C:\Zoli\Incidence\results\land_class\land_class_med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results\land_class\land_class_medwf.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5289" t="5988" r="7212"/>
                    <a:stretch/>
                  </pic:blipFill>
                  <pic:spPr bwMode="auto">
                    <a:xfrm>
                      <a:off x="0" y="0"/>
                      <a:ext cx="3711575" cy="2990850"/>
                    </a:xfrm>
                    <a:prstGeom prst="rect">
                      <a:avLst/>
                    </a:prstGeom>
                    <a:noFill/>
                    <a:ln>
                      <a:noFill/>
                    </a:ln>
                    <a:extLst>
                      <a:ext uri="{53640926-AAD7-44D8-BBD7-CCE9431645EC}">
                        <a14:shadowObscured xmlns:a14="http://schemas.microsoft.com/office/drawing/2010/main"/>
                      </a:ext>
                    </a:extLst>
                  </pic:spPr>
                </pic:pic>
              </a:graphicData>
            </a:graphic>
          </wp:inline>
        </w:drawing>
      </w:r>
    </w:p>
    <w:p w:rsidR="00D11525" w:rsidRDefault="00AF1D78" w:rsidP="00AF1D78">
      <w:pPr>
        <w:pStyle w:val="Caption"/>
        <w:jc w:val="center"/>
      </w:pPr>
      <w:bookmarkStart w:id="267" w:name="_Ref396047881"/>
      <w:r>
        <w:t xml:space="preserve">Figure </w:t>
      </w:r>
      <w:r w:rsidR="00603FA5">
        <w:fldChar w:fldCharType="begin"/>
      </w:r>
      <w:r w:rsidR="00603FA5">
        <w:instrText xml:space="preserve"> SEQ Figure \* ARABIC </w:instrText>
      </w:r>
      <w:r w:rsidR="00603FA5">
        <w:fldChar w:fldCharType="separate"/>
      </w:r>
      <w:r w:rsidR="00D57947">
        <w:rPr>
          <w:noProof/>
        </w:rPr>
        <w:t>27</w:t>
      </w:r>
      <w:r w:rsidR="00603FA5">
        <w:rPr>
          <w:noProof/>
        </w:rPr>
        <w:fldChar w:fldCharType="end"/>
      </w:r>
      <w:bookmarkEnd w:id="267"/>
      <w:r>
        <w:t xml:space="preserve"> Median sample vectors from translated sample vectors</w:t>
      </w:r>
      <w:r w:rsidR="00DE2A22">
        <w:t xml:space="preserve"> between 10</w:t>
      </w:r>
      <w:r w:rsidR="00DE2A22" w:rsidRPr="00DE2A22">
        <w:rPr>
          <w:vertAlign w:val="superscript"/>
        </w:rPr>
        <w:t>th</w:t>
      </w:r>
      <w:r w:rsidR="00DE2A22">
        <w:t xml:space="preserve"> and 36</w:t>
      </w:r>
      <w:r w:rsidR="00DE2A22" w:rsidRPr="00DE2A22">
        <w:rPr>
          <w:vertAlign w:val="superscript"/>
        </w:rPr>
        <w:t>th</w:t>
      </w:r>
      <w:r w:rsidR="00DE2A22">
        <w:t xml:space="preserve"> samples</w:t>
      </w:r>
    </w:p>
    <w:p w:rsidR="00C718E3" w:rsidRDefault="00215A57" w:rsidP="00C718E3">
      <w:r>
        <w:t xml:space="preserve">In the </w:t>
      </w:r>
      <w:r>
        <w:fldChar w:fldCharType="begin"/>
      </w:r>
      <w:r>
        <w:instrText xml:space="preserve"> REF _Ref396047881 \h </w:instrText>
      </w:r>
      <w:r>
        <w:fldChar w:fldCharType="separate"/>
      </w:r>
      <w:r w:rsidR="00D57947">
        <w:t xml:space="preserve">Figure </w:t>
      </w:r>
      <w:r w:rsidR="00D57947">
        <w:rPr>
          <w:noProof/>
        </w:rPr>
        <w:t>27</w:t>
      </w:r>
      <w:r>
        <w:fldChar w:fldCharType="end"/>
      </w:r>
      <w:r>
        <w:t xml:space="preserve">, it also presents that the median standard deviation is still large and they are overlapping each other. </w:t>
      </w:r>
      <w:r w:rsidR="00B94C61">
        <w:t xml:space="preserve">In order to determine how </w:t>
      </w:r>
      <w:r w:rsidR="00853497">
        <w:t xml:space="preserve">these median vectors describe </w:t>
      </w:r>
      <w:r w:rsidR="00B94C61">
        <w:t xml:space="preserve">the classes, the classification by these common waveforms is done. </w:t>
      </w:r>
      <w:r w:rsidR="009A47C0">
        <w:t xml:space="preserve">The distance between the samples and the median waveforms are measured by the maximum norm, because it is found to be the best distance definition. </w:t>
      </w:r>
      <w:r w:rsidR="00F530D6">
        <w:t>In order to increase the classification reliability, w</w:t>
      </w:r>
      <w:r w:rsidR="00F03B6F">
        <w:t>e extended the approach that is presented in “</w:t>
      </w:r>
      <w:r w:rsidR="00F03B6F">
        <w:fldChar w:fldCharType="begin"/>
      </w:r>
      <w:r w:rsidR="00F03B6F">
        <w:instrText xml:space="preserve"> REF _Ref395982459 \h </w:instrText>
      </w:r>
      <w:r w:rsidR="00F03B6F">
        <w:fldChar w:fldCharType="separate"/>
      </w:r>
      <w:r w:rsidR="00D57947">
        <w:t>Classifiers</w:t>
      </w:r>
      <w:r w:rsidR="00F03B6F">
        <w:fldChar w:fldCharType="end"/>
      </w:r>
      <w:r w:rsidR="00F03B6F">
        <w:t>”</w:t>
      </w:r>
      <w:r w:rsidR="00EB39AE">
        <w:t xml:space="preserve"> chapter: the minimal threshold has been applied to accept that the sample belongs to the selected class. </w:t>
      </w:r>
      <w:r w:rsidR="00A620A0">
        <w:t xml:space="preserve">This threshold </w:t>
      </w:r>
      <w:r w:rsidR="0070161A">
        <w:t>requires</w:t>
      </w:r>
      <w:r w:rsidR="00A620A0">
        <w:t xml:space="preserve"> </w:t>
      </w:r>
      <w:r w:rsidR="0070161A">
        <w:t xml:space="preserve">a </w:t>
      </w:r>
      <w:r w:rsidR="00A620A0">
        <w:t>minimal distance between the sample and the class</w:t>
      </w:r>
      <w:r w:rsidR="0070161A">
        <w:t xml:space="preserve"> to accept </w:t>
      </w:r>
      <w:r w:rsidR="00A620A0">
        <w:t xml:space="preserve">the class. </w:t>
      </w:r>
      <w:r w:rsidR="00221014">
        <w:t>The threshold is the N</w:t>
      </w:r>
      <w:r w:rsidR="00347137">
        <w:t xml:space="preserve"> </w:t>
      </w:r>
      <w:r w:rsidR="00221014">
        <w:t xml:space="preserve">times the standard deviation of the distances. </w:t>
      </w:r>
      <w:r w:rsidR="00A77E2D">
        <w:t>Those samples of which distances are more than the threshold will not be classified.</w:t>
      </w:r>
    </w:p>
    <w:p w:rsidR="00F053C2" w:rsidRPr="00C718E3" w:rsidRDefault="00F053C2" w:rsidP="00C718E3">
      <w:r>
        <w:t>The overall classification errors and the ratio of the positive and negative mismatches</w:t>
      </w:r>
      <w:r w:rsidR="00190479">
        <w:t xml:space="preserve"> can be seen in </w:t>
      </w:r>
      <w:r w:rsidR="00190479">
        <w:fldChar w:fldCharType="begin"/>
      </w:r>
      <w:r w:rsidR="00190479">
        <w:instrText xml:space="preserve"> REF _Ref396049575 \h </w:instrText>
      </w:r>
      <w:r w:rsidR="00190479">
        <w:fldChar w:fldCharType="separate"/>
      </w:r>
      <w:r w:rsidR="00D57947">
        <w:t xml:space="preserve">Figure </w:t>
      </w:r>
      <w:r w:rsidR="00D57947">
        <w:rPr>
          <w:noProof/>
        </w:rPr>
        <w:t>28</w:t>
      </w:r>
      <w:r w:rsidR="00190479">
        <w:fldChar w:fldCharType="end"/>
      </w:r>
      <w:r w:rsidR="00392A39">
        <w:t xml:space="preserve">. On the X axis the N value shows the threshold and Y axis is the matching and mismatching ratios. </w:t>
      </w:r>
      <w:r w:rsidR="00FF7A8E">
        <w:t xml:space="preserve">We also showed the number of the remaining sample numbers (i.e. data ratio), because increasing the threshold </w:t>
      </w:r>
      <w:r w:rsidR="00B0026E">
        <w:t>causes</w:t>
      </w:r>
      <w:r w:rsidR="00FF7A8E">
        <w:t xml:space="preserve"> decreasing </w:t>
      </w:r>
      <w:r w:rsidR="0017508E">
        <w:t xml:space="preserve">number of those points </w:t>
      </w:r>
      <w:r w:rsidR="00FF7A8E">
        <w:t xml:space="preserve">that </w:t>
      </w:r>
      <w:r w:rsidR="0017508E">
        <w:t>are</w:t>
      </w:r>
      <w:r w:rsidR="00FF7A8E">
        <w:t xml:space="preserve"> </w:t>
      </w:r>
      <w:r w:rsidR="00CB0C0F">
        <w:t xml:space="preserve">able to be </w:t>
      </w:r>
      <w:r w:rsidR="00FF7A8E">
        <w:t xml:space="preserve">examined. </w:t>
      </w:r>
    </w:p>
    <w:p w:rsidR="00AD2F34" w:rsidRDefault="00F47E8C" w:rsidP="002361C7">
      <w:r>
        <w:lastRenderedPageBreak/>
        <w:t xml:space="preserve">The figure shows that the ratio of the overall matches is 53% and it is increasing with decreasing the threshold. But note that, a small threshold incrimination results </w:t>
      </w:r>
      <w:r w:rsidR="00E20377">
        <w:t>high decrease of the data ratio. It means tha</w:t>
      </w:r>
      <w:r w:rsidR="00BC55D1">
        <w:t>t less number can be classified, if the threshold is growing.</w:t>
      </w:r>
    </w:p>
    <w:p w:rsidR="007E5B26" w:rsidRDefault="001A0C31" w:rsidP="002E7872">
      <w:pPr>
        <w:keepNext/>
        <w:spacing w:after="0"/>
      </w:pPr>
      <w:r>
        <w:rPr>
          <w:noProof/>
        </w:rPr>
        <w:drawing>
          <wp:inline distT="0" distB="0" distL="0" distR="0" wp14:anchorId="6601194B" wp14:editId="53343E84">
            <wp:extent cx="5943600" cy="3371850"/>
            <wp:effectExtent l="0" t="0" r="0" b="0"/>
            <wp:docPr id="29" name="Picture 29" descr="C:\Zoli\Incidence\land_classification\median_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Zoli\Incidence\land_classification\median_di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2361C7" w:rsidRDefault="007E5B26" w:rsidP="002E7872">
      <w:pPr>
        <w:pStyle w:val="Caption"/>
        <w:spacing w:before="240"/>
        <w:jc w:val="center"/>
      </w:pPr>
      <w:bookmarkStart w:id="268" w:name="_Ref396049575"/>
      <w:r>
        <w:t xml:space="preserve">Figure </w:t>
      </w:r>
      <w:r w:rsidR="00603FA5">
        <w:fldChar w:fldCharType="begin"/>
      </w:r>
      <w:r w:rsidR="00603FA5">
        <w:instrText xml:space="preserve"> SEQ Figure \* ARABIC </w:instrText>
      </w:r>
      <w:r w:rsidR="00603FA5">
        <w:fldChar w:fldCharType="separate"/>
      </w:r>
      <w:r w:rsidR="00D57947">
        <w:rPr>
          <w:noProof/>
        </w:rPr>
        <w:t>28</w:t>
      </w:r>
      <w:r w:rsidR="00603FA5">
        <w:rPr>
          <w:noProof/>
        </w:rPr>
        <w:fldChar w:fldCharType="end"/>
      </w:r>
      <w:bookmarkEnd w:id="268"/>
      <w:r>
        <w:t xml:space="preserve"> Distance</w:t>
      </w:r>
      <w:r w:rsidR="004314A6">
        <w:t>s</w:t>
      </w:r>
      <w:r>
        <w:t xml:space="preserve"> from median waveform</w:t>
      </w:r>
    </w:p>
    <w:p w:rsidR="001A0C31" w:rsidRDefault="00991093" w:rsidP="00991093">
      <w:r>
        <w:t xml:space="preserve">The confusion matrices at </w:t>
      </w:r>
      <w:r w:rsidR="00BD4068">
        <w:t>no threshold (i.e. infinity threshold)</w:t>
      </w:r>
      <w:r w:rsidR="00365FCF">
        <w:t xml:space="preserve">, 0.5 and </w:t>
      </w:r>
      <w:proofErr w:type="gramStart"/>
      <w:r w:rsidR="00365FCF">
        <w:t>0.2 sigma</w:t>
      </w:r>
      <w:proofErr w:type="gramEnd"/>
      <w:r w:rsidR="00365FCF">
        <w:t xml:space="preserve"> can be seen in the </w:t>
      </w:r>
      <w:r w:rsidR="00365FCF">
        <w:fldChar w:fldCharType="begin"/>
      </w:r>
      <w:r w:rsidR="00365FCF">
        <w:instrText xml:space="preserve"> REF _Ref396050240 \h </w:instrText>
      </w:r>
      <w:r w:rsidR="00365FCF">
        <w:fldChar w:fldCharType="separate"/>
      </w:r>
      <w:r w:rsidR="00D57947">
        <w:t xml:space="preserve">Table </w:t>
      </w:r>
      <w:r w:rsidR="00D57947">
        <w:rPr>
          <w:noProof/>
        </w:rPr>
        <w:t>11</w:t>
      </w:r>
      <w:r w:rsidR="00365FCF">
        <w:fldChar w:fldCharType="end"/>
      </w:r>
      <w:r w:rsidR="00365FCF">
        <w:t xml:space="preserve">, </w:t>
      </w:r>
      <w:r w:rsidR="00365FCF">
        <w:fldChar w:fldCharType="begin"/>
      </w:r>
      <w:r w:rsidR="00365FCF">
        <w:instrText xml:space="preserve"> REF _Ref396050232 \h </w:instrText>
      </w:r>
      <w:r w:rsidR="00365FCF">
        <w:fldChar w:fldCharType="separate"/>
      </w:r>
      <w:r w:rsidR="00D57947">
        <w:t xml:space="preserve">Table </w:t>
      </w:r>
      <w:r w:rsidR="00D57947">
        <w:rPr>
          <w:noProof/>
        </w:rPr>
        <w:t>12</w:t>
      </w:r>
      <w:r w:rsidR="00365FCF">
        <w:fldChar w:fldCharType="end"/>
      </w:r>
      <w:r w:rsidR="00365FCF">
        <w:t xml:space="preserve">, </w:t>
      </w:r>
      <w:r w:rsidR="00365FCF">
        <w:fldChar w:fldCharType="begin"/>
      </w:r>
      <w:r w:rsidR="00365FCF">
        <w:instrText xml:space="preserve"> REF _Ref396050233 \h </w:instrText>
      </w:r>
      <w:r w:rsidR="00365FCF">
        <w:fldChar w:fldCharType="separate"/>
      </w:r>
      <w:r w:rsidR="00D57947">
        <w:t xml:space="preserve">Table </w:t>
      </w:r>
      <w:r w:rsidR="00D57947">
        <w:rPr>
          <w:noProof/>
        </w:rPr>
        <w:t>13</w:t>
      </w:r>
      <w:r w:rsidR="00365FCF">
        <w:fldChar w:fldCharType="end"/>
      </w:r>
      <w:r w:rsidR="00365FCF">
        <w:t xml:space="preserve">, respectively. </w:t>
      </w:r>
      <w:r w:rsidR="002D4A4B">
        <w:t>Note that without any threshold, the classification error is 54%. It is better than select the class random</w:t>
      </w:r>
      <w:r w:rsidR="00214E6B">
        <w:t xml:space="preserve">ly (20%). </w:t>
      </w:r>
      <w:r w:rsidR="00C9070F">
        <w:t xml:space="preserve">This error can achieve 71.3%, but note that practically the classifier only work on the road1, grass and tree classes. </w:t>
      </w:r>
      <w:r w:rsidR="00B01B72">
        <w:t>The results at other threshold also claim that this</w:t>
      </w:r>
      <w:r w:rsidR="0031681D">
        <w:t xml:space="preserve"> classifier only work correctly on these </w:t>
      </w:r>
      <w:r w:rsidR="00BC5D7D">
        <w:t>classes</w:t>
      </w:r>
      <w:r w:rsidR="0031681D">
        <w:t>.</w:t>
      </w:r>
    </w:p>
    <w:p w:rsidR="00B01B72" w:rsidRDefault="00B01B72" w:rsidP="00991093"/>
    <w:p w:rsidR="00B01B72" w:rsidRDefault="00B01B72" w:rsidP="00991093"/>
    <w:p w:rsidR="006759C1" w:rsidRPr="00991093" w:rsidRDefault="006759C1" w:rsidP="00991093"/>
    <w:tbl>
      <w:tblPr>
        <w:tblW w:w="5180" w:type="dxa"/>
        <w:jc w:val="center"/>
        <w:tblInd w:w="93" w:type="dxa"/>
        <w:tblLook w:val="04A0" w:firstRow="1" w:lastRow="0" w:firstColumn="1" w:lastColumn="0" w:noHBand="0" w:noVBand="1"/>
      </w:tblPr>
      <w:tblGrid>
        <w:gridCol w:w="955"/>
        <w:gridCol w:w="770"/>
        <w:gridCol w:w="770"/>
        <w:gridCol w:w="770"/>
        <w:gridCol w:w="770"/>
        <w:gridCol w:w="955"/>
        <w:gridCol w:w="1003"/>
      </w:tblGrid>
      <w:tr w:rsidR="00D57947" w:rsidRPr="00D57947" w:rsidTr="00D57947">
        <w:trPr>
          <w:trHeight w:val="915"/>
          <w:jc w:val="center"/>
        </w:trPr>
        <w:tc>
          <w:tcPr>
            <w:tcW w:w="911"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bookmarkStart w:id="269" w:name="_Ref396050240"/>
            <w:r w:rsidRPr="00D57947">
              <w:rPr>
                <w:rFonts w:ascii="Calibri" w:eastAsia="Times New Roman" w:hAnsi="Calibri" w:cs="Times New Roman"/>
                <w:b/>
                <w:bCs/>
                <w:color w:val="FFFFFF"/>
              </w:rPr>
              <w:lastRenderedPageBreak/>
              <w:t> </w:t>
            </w:r>
          </w:p>
        </w:tc>
        <w:tc>
          <w:tcPr>
            <w:tcW w:w="670" w:type="dxa"/>
            <w:tcBorders>
              <w:top w:val="single" w:sz="8" w:space="0" w:color="auto"/>
              <w:left w:val="nil"/>
              <w:bottom w:val="nil"/>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road1</w:t>
            </w:r>
          </w:p>
        </w:tc>
        <w:tc>
          <w:tcPr>
            <w:tcW w:w="671"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road2</w:t>
            </w:r>
          </w:p>
        </w:tc>
        <w:tc>
          <w:tcPr>
            <w:tcW w:w="671"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grass</w:t>
            </w:r>
          </w:p>
        </w:tc>
        <w:tc>
          <w:tcPr>
            <w:tcW w:w="671"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tree</w:t>
            </w:r>
          </w:p>
        </w:tc>
        <w:tc>
          <w:tcPr>
            <w:tcW w:w="769"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building</w:t>
            </w:r>
          </w:p>
        </w:tc>
        <w:tc>
          <w:tcPr>
            <w:tcW w:w="817"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False negative</w:t>
            </w: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nil"/>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road1</w:t>
            </w:r>
          </w:p>
        </w:tc>
        <w:tc>
          <w:tcPr>
            <w:tcW w:w="670"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2220</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269</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45</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625</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150</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32.9%</w:t>
            </w:r>
          </w:p>
        </w:tc>
      </w:tr>
      <w:tr w:rsidR="00D57947" w:rsidRPr="00D57947" w:rsidTr="00D57947">
        <w:trPr>
          <w:trHeight w:val="315"/>
          <w:jc w:val="center"/>
        </w:trPr>
        <w:tc>
          <w:tcPr>
            <w:tcW w:w="911" w:type="dxa"/>
            <w:vMerge/>
            <w:tcBorders>
              <w:top w:val="nil"/>
              <w:left w:val="single" w:sz="8" w:space="0" w:color="auto"/>
              <w:bottom w:val="single" w:sz="8" w:space="0" w:color="000000"/>
              <w:right w:val="nil"/>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43.1%</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2.3%</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0.8%</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9.9%</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3.6%</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road2</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128</w:t>
            </w:r>
          </w:p>
        </w:tc>
        <w:tc>
          <w:tcPr>
            <w:tcW w:w="671"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5126</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565</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351</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116</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18.5%</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1.3%</w:t>
            </w:r>
          </w:p>
        </w:tc>
        <w:tc>
          <w:tcPr>
            <w:tcW w:w="671"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51.8%</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7.2%</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3.7%</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1.6%</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grass</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41</w:t>
            </w:r>
          </w:p>
        </w:tc>
        <w:tc>
          <w:tcPr>
            <w:tcW w:w="671" w:type="dxa"/>
            <w:tcBorders>
              <w:top w:val="single" w:sz="8" w:space="0" w:color="auto"/>
              <w:left w:val="single" w:sz="8" w:space="0" w:color="auto"/>
              <w:bottom w:val="nil"/>
              <w:right w:val="single" w:sz="8" w:space="0" w:color="auto"/>
            </w:tcBorders>
            <w:shd w:val="clear" w:color="000000" w:fill="FCD5B4"/>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2525</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915</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178</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20</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75.1%</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0.5%</w:t>
            </w:r>
          </w:p>
        </w:tc>
        <w:tc>
          <w:tcPr>
            <w:tcW w:w="671" w:type="dxa"/>
            <w:tcBorders>
              <w:top w:val="nil"/>
              <w:left w:val="single" w:sz="8" w:space="0" w:color="auto"/>
              <w:bottom w:val="single" w:sz="8" w:space="0" w:color="auto"/>
              <w:right w:val="single" w:sz="8" w:space="0" w:color="auto"/>
            </w:tcBorders>
            <w:shd w:val="clear" w:color="000000" w:fill="FCD5B4"/>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25.5%</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18.9%</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2.5%</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0.4%</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6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tree</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761</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363</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372</w:t>
            </w:r>
          </w:p>
        </w:tc>
        <w:tc>
          <w:tcPr>
            <w:tcW w:w="671" w:type="dxa"/>
            <w:tcBorders>
              <w:top w:val="single" w:sz="8" w:space="0" w:color="auto"/>
              <w:left w:val="single" w:sz="8" w:space="0" w:color="auto"/>
              <w:bottom w:val="nil"/>
              <w:right w:val="single" w:sz="8" w:space="0" w:color="auto"/>
            </w:tcBorders>
            <w:shd w:val="clear" w:color="000000" w:fill="FCD5B4"/>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1927</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371</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49.2%</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10.7%</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3.0%</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6.8%</w:t>
            </w:r>
          </w:p>
        </w:tc>
        <w:tc>
          <w:tcPr>
            <w:tcW w:w="671" w:type="dxa"/>
            <w:tcBorders>
              <w:top w:val="nil"/>
              <w:left w:val="single" w:sz="8" w:space="0" w:color="auto"/>
              <w:bottom w:val="single" w:sz="8" w:space="0" w:color="auto"/>
              <w:right w:val="single" w:sz="8" w:space="0" w:color="auto"/>
            </w:tcBorders>
            <w:shd w:val="clear" w:color="000000" w:fill="FCD5B4"/>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35.2%</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8.4%</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building</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916</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458</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192</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519</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343</w:t>
            </w:r>
          </w:p>
        </w:tc>
        <w:tc>
          <w:tcPr>
            <w:tcW w:w="817" w:type="dxa"/>
            <w:vMerge w:val="restart"/>
            <w:tcBorders>
              <w:top w:val="nil"/>
              <w:left w:val="single" w:sz="8" w:space="0" w:color="auto"/>
              <w:bottom w:val="nil"/>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85.9%</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16.4%</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4.3%</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4.4%</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9.4%</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11.1%</w:t>
            </w:r>
          </w:p>
        </w:tc>
        <w:tc>
          <w:tcPr>
            <w:tcW w:w="817" w:type="dxa"/>
            <w:vMerge/>
            <w:tcBorders>
              <w:top w:val="nil"/>
              <w:left w:val="single" w:sz="8" w:space="0" w:color="auto"/>
              <w:bottom w:val="nil"/>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False positive</w:t>
            </w:r>
          </w:p>
        </w:tc>
        <w:tc>
          <w:tcPr>
            <w:tcW w:w="6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45.4%</w:t>
            </w:r>
          </w:p>
        </w:tc>
        <w:tc>
          <w:tcPr>
            <w:tcW w:w="67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41.4%</w:t>
            </w:r>
          </w:p>
        </w:tc>
        <w:tc>
          <w:tcPr>
            <w:tcW w:w="67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56.2%</w:t>
            </w:r>
          </w:p>
        </w:tc>
        <w:tc>
          <w:tcPr>
            <w:tcW w:w="67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46.5%</w:t>
            </w:r>
          </w:p>
        </w:tc>
        <w:tc>
          <w:tcPr>
            <w:tcW w:w="76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65.7%</w:t>
            </w:r>
          </w:p>
        </w:tc>
        <w:tc>
          <w:tcPr>
            <w:tcW w:w="81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4F6228"/>
              </w:rPr>
            </w:pPr>
            <w:r w:rsidRPr="00D57947">
              <w:rPr>
                <w:rFonts w:ascii="Calibri" w:eastAsia="Times New Roman" w:hAnsi="Calibri" w:cs="Times New Roman"/>
                <w:b/>
                <w:bCs/>
                <w:color w:val="4F6228"/>
              </w:rPr>
              <w:t>54.0%</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769"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817" w:type="dxa"/>
            <w:vMerge/>
            <w:tcBorders>
              <w:top w:val="single" w:sz="8" w:space="0" w:color="auto"/>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4F6228"/>
              </w:rPr>
            </w:pPr>
          </w:p>
        </w:tc>
      </w:tr>
    </w:tbl>
    <w:p w:rsidR="00FB0A45" w:rsidRDefault="00D57947" w:rsidP="00944809">
      <w:pPr>
        <w:pStyle w:val="Caption"/>
        <w:spacing w:before="240"/>
        <w:jc w:val="center"/>
      </w:pPr>
      <w:r>
        <w:t xml:space="preserve"> </w:t>
      </w:r>
      <w:r w:rsidR="00F03F47">
        <w:t xml:space="preserve">Table </w:t>
      </w:r>
      <w:r w:rsidR="00603FA5">
        <w:fldChar w:fldCharType="begin"/>
      </w:r>
      <w:r w:rsidR="00603FA5">
        <w:instrText xml:space="preserve"> SEQ Table \* ARABIC </w:instrText>
      </w:r>
      <w:r w:rsidR="00603FA5">
        <w:fldChar w:fldCharType="separate"/>
      </w:r>
      <w:r>
        <w:rPr>
          <w:noProof/>
        </w:rPr>
        <w:t>11</w:t>
      </w:r>
      <w:r w:rsidR="00603FA5">
        <w:rPr>
          <w:noProof/>
        </w:rPr>
        <w:fldChar w:fldCharType="end"/>
      </w:r>
      <w:bookmarkEnd w:id="269"/>
      <w:r w:rsidR="00F03F47">
        <w:t xml:space="preserve"> Classification by the distance from the median waveform with</w:t>
      </w:r>
      <w:r w:rsidR="00EE3C72">
        <w:t>out</w:t>
      </w:r>
      <w:r w:rsidR="00F03F47">
        <w:t xml:space="preserve"> </w:t>
      </w:r>
      <w:r w:rsidR="00A77E2D">
        <w:t>threshold</w:t>
      </w:r>
    </w:p>
    <w:p w:rsidR="00AE3867" w:rsidRPr="00AE3867" w:rsidRDefault="00AE3867" w:rsidP="00AE3867"/>
    <w:tbl>
      <w:tblPr>
        <w:tblW w:w="5180" w:type="dxa"/>
        <w:jc w:val="center"/>
        <w:tblInd w:w="93" w:type="dxa"/>
        <w:tblLook w:val="04A0" w:firstRow="1" w:lastRow="0" w:firstColumn="1" w:lastColumn="0" w:noHBand="0" w:noVBand="1"/>
      </w:tblPr>
      <w:tblGrid>
        <w:gridCol w:w="955"/>
        <w:gridCol w:w="770"/>
        <w:gridCol w:w="770"/>
        <w:gridCol w:w="770"/>
        <w:gridCol w:w="770"/>
        <w:gridCol w:w="955"/>
        <w:gridCol w:w="1003"/>
      </w:tblGrid>
      <w:tr w:rsidR="00D57947" w:rsidRPr="00D57947" w:rsidTr="00D57947">
        <w:trPr>
          <w:trHeight w:val="915"/>
          <w:jc w:val="center"/>
        </w:trPr>
        <w:tc>
          <w:tcPr>
            <w:tcW w:w="911"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bookmarkStart w:id="270" w:name="_Ref396050232"/>
            <w:r w:rsidRPr="00D57947">
              <w:rPr>
                <w:rFonts w:ascii="Calibri" w:eastAsia="Times New Roman" w:hAnsi="Calibri" w:cs="Times New Roman"/>
                <w:b/>
                <w:bCs/>
                <w:color w:val="FFFFFF"/>
              </w:rPr>
              <w:t> </w:t>
            </w:r>
          </w:p>
        </w:tc>
        <w:tc>
          <w:tcPr>
            <w:tcW w:w="670" w:type="dxa"/>
            <w:tcBorders>
              <w:top w:val="single" w:sz="8" w:space="0" w:color="auto"/>
              <w:left w:val="nil"/>
              <w:bottom w:val="nil"/>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road1</w:t>
            </w:r>
          </w:p>
        </w:tc>
        <w:tc>
          <w:tcPr>
            <w:tcW w:w="671"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road2</w:t>
            </w:r>
          </w:p>
        </w:tc>
        <w:tc>
          <w:tcPr>
            <w:tcW w:w="671"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grass</w:t>
            </w:r>
          </w:p>
        </w:tc>
        <w:tc>
          <w:tcPr>
            <w:tcW w:w="671"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tree</w:t>
            </w:r>
          </w:p>
        </w:tc>
        <w:tc>
          <w:tcPr>
            <w:tcW w:w="769"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building</w:t>
            </w:r>
          </w:p>
        </w:tc>
        <w:tc>
          <w:tcPr>
            <w:tcW w:w="817"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False negative</w:t>
            </w: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nil"/>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road1</w:t>
            </w:r>
          </w:p>
        </w:tc>
        <w:tc>
          <w:tcPr>
            <w:tcW w:w="670" w:type="dxa"/>
            <w:tcBorders>
              <w:top w:val="single" w:sz="8" w:space="0" w:color="auto"/>
              <w:left w:val="single" w:sz="8" w:space="0" w:color="auto"/>
              <w:bottom w:val="nil"/>
              <w:right w:val="single" w:sz="8" w:space="0" w:color="auto"/>
            </w:tcBorders>
            <w:shd w:val="clear" w:color="000000" w:fill="963634"/>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1124</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18</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198</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101</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22.3%</w:t>
            </w:r>
          </w:p>
        </w:tc>
      </w:tr>
      <w:tr w:rsidR="00D57947" w:rsidRPr="00D57947" w:rsidTr="00D57947">
        <w:trPr>
          <w:trHeight w:val="315"/>
          <w:jc w:val="center"/>
        </w:trPr>
        <w:tc>
          <w:tcPr>
            <w:tcW w:w="911" w:type="dxa"/>
            <w:vMerge/>
            <w:tcBorders>
              <w:top w:val="nil"/>
              <w:left w:val="single" w:sz="8" w:space="0" w:color="auto"/>
              <w:bottom w:val="single" w:sz="8" w:space="0" w:color="000000"/>
              <w:right w:val="nil"/>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963634"/>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68.9%</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0.7%</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0.3%</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10.8%</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6.3%</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road2</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9</w:t>
            </w:r>
          </w:p>
        </w:tc>
        <w:tc>
          <w:tcPr>
            <w:tcW w:w="671"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591</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102</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21</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22</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20.7%</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0.4%</w:t>
            </w:r>
          </w:p>
        </w:tc>
        <w:tc>
          <w:tcPr>
            <w:tcW w:w="671"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46.3%</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10.7%</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1.6%</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2.3%</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grass</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6</w:t>
            </w:r>
          </w:p>
        </w:tc>
        <w:tc>
          <w:tcPr>
            <w:tcW w:w="671" w:type="dxa"/>
            <w:tcBorders>
              <w:top w:val="single" w:sz="8" w:space="0" w:color="auto"/>
              <w:left w:val="single" w:sz="8" w:space="0" w:color="auto"/>
              <w:bottom w:val="nil"/>
              <w:right w:val="single" w:sz="8" w:space="0" w:color="auto"/>
            </w:tcBorders>
            <w:shd w:val="clear" w:color="000000" w:fill="FCD5B4"/>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427</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129</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4</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77.4%</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0.3%</w:t>
            </w:r>
          </w:p>
        </w:tc>
        <w:tc>
          <w:tcPr>
            <w:tcW w:w="671" w:type="dxa"/>
            <w:tcBorders>
              <w:top w:val="nil"/>
              <w:left w:val="single" w:sz="8" w:space="0" w:color="auto"/>
              <w:bottom w:val="single" w:sz="8" w:space="0" w:color="auto"/>
              <w:right w:val="single" w:sz="8" w:space="0" w:color="auto"/>
            </w:tcBorders>
            <w:shd w:val="clear" w:color="000000" w:fill="FCD5B4"/>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33.7%</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17.1%</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0.3%</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0.6%</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6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tree</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96</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54</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54</w:t>
            </w:r>
          </w:p>
        </w:tc>
        <w:tc>
          <w:tcPr>
            <w:tcW w:w="671" w:type="dxa"/>
            <w:tcBorders>
              <w:top w:val="single" w:sz="8" w:space="0" w:color="auto"/>
              <w:left w:val="single" w:sz="8" w:space="0" w:color="auto"/>
              <w:bottom w:val="nil"/>
              <w:right w:val="single" w:sz="8" w:space="0" w:color="auto"/>
            </w:tcBorders>
            <w:shd w:val="clear" w:color="000000" w:fill="FCD5B4"/>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328</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90</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47.3%</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5.2%</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3.2%</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6.1%</w:t>
            </w:r>
          </w:p>
        </w:tc>
        <w:tc>
          <w:tcPr>
            <w:tcW w:w="671" w:type="dxa"/>
            <w:tcBorders>
              <w:top w:val="nil"/>
              <w:left w:val="single" w:sz="8" w:space="0" w:color="auto"/>
              <w:bottom w:val="single" w:sz="8" w:space="0" w:color="auto"/>
              <w:right w:val="single" w:sz="8" w:space="0" w:color="auto"/>
            </w:tcBorders>
            <w:shd w:val="clear" w:color="000000" w:fill="FCD5B4"/>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37.5%</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11.6%</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building</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74</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32</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22</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30</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29</w:t>
            </w:r>
          </w:p>
        </w:tc>
        <w:tc>
          <w:tcPr>
            <w:tcW w:w="817" w:type="dxa"/>
            <w:vMerge w:val="restart"/>
            <w:tcBorders>
              <w:top w:val="nil"/>
              <w:left w:val="single" w:sz="8" w:space="0" w:color="auto"/>
              <w:bottom w:val="nil"/>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84.5%</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5.2%</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2.5%</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4.6%</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4.1%</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7.2%</w:t>
            </w:r>
          </w:p>
        </w:tc>
        <w:tc>
          <w:tcPr>
            <w:tcW w:w="817" w:type="dxa"/>
            <w:vMerge/>
            <w:tcBorders>
              <w:top w:val="nil"/>
              <w:left w:val="single" w:sz="8" w:space="0" w:color="auto"/>
              <w:bottom w:val="nil"/>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1"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False positive</w:t>
            </w:r>
          </w:p>
        </w:tc>
        <w:tc>
          <w:tcPr>
            <w:tcW w:w="6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14.1%</w:t>
            </w:r>
          </w:p>
        </w:tc>
        <w:tc>
          <w:tcPr>
            <w:tcW w:w="67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47.3%</w:t>
            </w:r>
          </w:p>
        </w:tc>
        <w:tc>
          <w:tcPr>
            <w:tcW w:w="67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58.7%</w:t>
            </w:r>
          </w:p>
        </w:tc>
        <w:tc>
          <w:tcPr>
            <w:tcW w:w="67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43.5%</w:t>
            </w:r>
          </w:p>
        </w:tc>
        <w:tc>
          <w:tcPr>
            <w:tcW w:w="76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88.3%</w:t>
            </w:r>
          </w:p>
        </w:tc>
        <w:tc>
          <w:tcPr>
            <w:tcW w:w="81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4F6228"/>
              </w:rPr>
            </w:pPr>
            <w:r w:rsidRPr="00D57947">
              <w:rPr>
                <w:rFonts w:ascii="Calibri" w:eastAsia="Times New Roman" w:hAnsi="Calibri" w:cs="Times New Roman"/>
                <w:b/>
                <w:bCs/>
                <w:color w:val="4F6228"/>
              </w:rPr>
              <w:t>61.6%</w:t>
            </w:r>
          </w:p>
        </w:tc>
      </w:tr>
      <w:tr w:rsidR="00D57947" w:rsidRPr="00D57947" w:rsidTr="00D57947">
        <w:trPr>
          <w:trHeight w:val="315"/>
          <w:jc w:val="center"/>
        </w:trPr>
        <w:tc>
          <w:tcPr>
            <w:tcW w:w="91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769"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817" w:type="dxa"/>
            <w:vMerge/>
            <w:tcBorders>
              <w:top w:val="single" w:sz="8" w:space="0" w:color="auto"/>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4F6228"/>
              </w:rPr>
            </w:pPr>
          </w:p>
        </w:tc>
      </w:tr>
    </w:tbl>
    <w:p w:rsidR="00B45D06" w:rsidRDefault="005620B0" w:rsidP="00D57947">
      <w:pPr>
        <w:pStyle w:val="Caption"/>
        <w:spacing w:before="240"/>
        <w:jc w:val="center"/>
      </w:pPr>
      <w:r>
        <w:t xml:space="preserve">Table </w:t>
      </w:r>
      <w:r w:rsidR="00603FA5">
        <w:fldChar w:fldCharType="begin"/>
      </w:r>
      <w:r w:rsidR="00603FA5">
        <w:instrText xml:space="preserve"> SEQ Table \* ARABIC </w:instrText>
      </w:r>
      <w:r w:rsidR="00603FA5">
        <w:fldChar w:fldCharType="separate"/>
      </w:r>
      <w:r w:rsidR="00D57947">
        <w:rPr>
          <w:noProof/>
        </w:rPr>
        <w:t>12</w:t>
      </w:r>
      <w:r w:rsidR="00603FA5">
        <w:rPr>
          <w:noProof/>
        </w:rPr>
        <w:fldChar w:fldCharType="end"/>
      </w:r>
      <w:bookmarkEnd w:id="270"/>
      <w:r>
        <w:t xml:space="preserve"> </w:t>
      </w:r>
      <w:r w:rsidRPr="00ED6CBD">
        <w:t>Classification by the distance from the median waveform with</w:t>
      </w:r>
      <w:r w:rsidR="00991093">
        <w:t xml:space="preserve"> at</w:t>
      </w:r>
      <w:r w:rsidRPr="00ED6CBD">
        <w:t xml:space="preserve"> </w:t>
      </w:r>
      <w:r>
        <w:t>0.5</w:t>
      </w:r>
      <w:r w:rsidRPr="00ED6CBD">
        <w:t xml:space="preserve"> </w:t>
      </w:r>
      <w:proofErr w:type="gramStart"/>
      <w:r w:rsidR="00991093">
        <w:t>threshold</w:t>
      </w:r>
      <w:proofErr w:type="gramEnd"/>
    </w:p>
    <w:p w:rsidR="00154B08" w:rsidRPr="00154B08" w:rsidRDefault="00154B08" w:rsidP="00154B08"/>
    <w:tbl>
      <w:tblPr>
        <w:tblW w:w="5180" w:type="dxa"/>
        <w:jc w:val="center"/>
        <w:tblInd w:w="93" w:type="dxa"/>
        <w:tblLook w:val="04A0" w:firstRow="1" w:lastRow="0" w:firstColumn="1" w:lastColumn="0" w:noHBand="0" w:noVBand="1"/>
      </w:tblPr>
      <w:tblGrid>
        <w:gridCol w:w="955"/>
        <w:gridCol w:w="764"/>
        <w:gridCol w:w="770"/>
        <w:gridCol w:w="770"/>
        <w:gridCol w:w="764"/>
        <w:gridCol w:w="955"/>
        <w:gridCol w:w="1003"/>
      </w:tblGrid>
      <w:tr w:rsidR="00D57947" w:rsidRPr="00D57947" w:rsidTr="00D57947">
        <w:trPr>
          <w:trHeight w:val="915"/>
          <w:jc w:val="center"/>
        </w:trPr>
        <w:tc>
          <w:tcPr>
            <w:tcW w:w="912"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bookmarkStart w:id="271" w:name="_Ref396050233"/>
            <w:r w:rsidRPr="00D57947">
              <w:rPr>
                <w:rFonts w:ascii="Calibri" w:eastAsia="Times New Roman" w:hAnsi="Calibri" w:cs="Times New Roman"/>
                <w:b/>
                <w:bCs/>
                <w:color w:val="FFFFFF"/>
              </w:rPr>
              <w:lastRenderedPageBreak/>
              <w:t> </w:t>
            </w:r>
          </w:p>
        </w:tc>
        <w:tc>
          <w:tcPr>
            <w:tcW w:w="670" w:type="dxa"/>
            <w:tcBorders>
              <w:top w:val="single" w:sz="8" w:space="0" w:color="auto"/>
              <w:left w:val="nil"/>
              <w:bottom w:val="nil"/>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road1</w:t>
            </w:r>
          </w:p>
        </w:tc>
        <w:tc>
          <w:tcPr>
            <w:tcW w:w="671"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road2</w:t>
            </w:r>
          </w:p>
        </w:tc>
        <w:tc>
          <w:tcPr>
            <w:tcW w:w="671"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grass</w:t>
            </w:r>
          </w:p>
        </w:tc>
        <w:tc>
          <w:tcPr>
            <w:tcW w:w="670"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tree</w:t>
            </w:r>
          </w:p>
        </w:tc>
        <w:tc>
          <w:tcPr>
            <w:tcW w:w="769"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building</w:t>
            </w:r>
          </w:p>
        </w:tc>
        <w:tc>
          <w:tcPr>
            <w:tcW w:w="817" w:type="dxa"/>
            <w:tcBorders>
              <w:top w:val="single" w:sz="8" w:space="0" w:color="auto"/>
              <w:left w:val="nil"/>
              <w:bottom w:val="single" w:sz="8" w:space="0" w:color="auto"/>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False negative</w:t>
            </w:r>
          </w:p>
        </w:tc>
      </w:tr>
      <w:tr w:rsidR="00D57947" w:rsidRPr="00D57947" w:rsidTr="00D57947">
        <w:trPr>
          <w:trHeight w:val="300"/>
          <w:jc w:val="center"/>
        </w:trPr>
        <w:tc>
          <w:tcPr>
            <w:tcW w:w="912" w:type="dxa"/>
            <w:vMerge w:val="restart"/>
            <w:tcBorders>
              <w:top w:val="nil"/>
              <w:left w:val="single" w:sz="8" w:space="0" w:color="auto"/>
              <w:bottom w:val="single" w:sz="8" w:space="0" w:color="000000"/>
              <w:right w:val="nil"/>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road1</w:t>
            </w:r>
          </w:p>
        </w:tc>
        <w:tc>
          <w:tcPr>
            <w:tcW w:w="670" w:type="dxa"/>
            <w:tcBorders>
              <w:top w:val="single" w:sz="8" w:space="0" w:color="auto"/>
              <w:left w:val="single" w:sz="8" w:space="0" w:color="auto"/>
              <w:bottom w:val="nil"/>
              <w:right w:val="single" w:sz="8" w:space="0" w:color="auto"/>
            </w:tcBorders>
            <w:shd w:val="clear" w:color="000000" w:fill="632523"/>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125</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0</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0</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0</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4</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3.1%</w:t>
            </w:r>
          </w:p>
        </w:tc>
      </w:tr>
      <w:tr w:rsidR="00D57947" w:rsidRPr="00D57947" w:rsidTr="00D57947">
        <w:trPr>
          <w:trHeight w:val="315"/>
          <w:jc w:val="center"/>
        </w:trPr>
        <w:tc>
          <w:tcPr>
            <w:tcW w:w="912" w:type="dxa"/>
            <w:vMerge/>
            <w:tcBorders>
              <w:top w:val="nil"/>
              <w:left w:val="single" w:sz="8" w:space="0" w:color="auto"/>
              <w:bottom w:val="single" w:sz="8" w:space="0" w:color="000000"/>
              <w:right w:val="nil"/>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632523"/>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88.0%</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0.0%</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0.0%</w:t>
            </w: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0.0%</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3.0%</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road2</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w:t>
            </w:r>
          </w:p>
        </w:tc>
        <w:tc>
          <w:tcPr>
            <w:tcW w:w="671"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39</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3</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0</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0</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9.3%</w:t>
            </w:r>
          </w:p>
        </w:tc>
      </w:tr>
      <w:tr w:rsidR="00D57947" w:rsidRPr="00D57947" w:rsidTr="00D57947">
        <w:trPr>
          <w:trHeight w:val="315"/>
          <w:jc w:val="center"/>
        </w:trPr>
        <w:tc>
          <w:tcPr>
            <w:tcW w:w="912"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0.6%</w:t>
            </w:r>
          </w:p>
        </w:tc>
        <w:tc>
          <w:tcPr>
            <w:tcW w:w="671"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40.6%</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5.5%</w:t>
            </w: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0.0%</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0.0%</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grass</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w:t>
            </w:r>
          </w:p>
        </w:tc>
        <w:tc>
          <w:tcPr>
            <w:tcW w:w="671"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47</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9</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0</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84.5%</w:t>
            </w:r>
          </w:p>
        </w:tc>
      </w:tr>
      <w:tr w:rsidR="00D57947" w:rsidRPr="00D57947" w:rsidTr="00D57947">
        <w:trPr>
          <w:trHeight w:val="315"/>
          <w:jc w:val="center"/>
        </w:trPr>
        <w:tc>
          <w:tcPr>
            <w:tcW w:w="912"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0.5%</w:t>
            </w:r>
          </w:p>
        </w:tc>
        <w:tc>
          <w:tcPr>
            <w:tcW w:w="671"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45.6%</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14.1%</w:t>
            </w: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0.0%</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1.5%</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60"/>
          <w:jc w:val="center"/>
        </w:trPr>
        <w:tc>
          <w:tcPr>
            <w:tcW w:w="91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tree</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6</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6</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w:t>
            </w:r>
          </w:p>
        </w:tc>
        <w:tc>
          <w:tcPr>
            <w:tcW w:w="670" w:type="dxa"/>
            <w:tcBorders>
              <w:top w:val="single" w:sz="8" w:space="0" w:color="auto"/>
              <w:left w:val="single" w:sz="8" w:space="0" w:color="auto"/>
              <w:bottom w:val="nil"/>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19</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1</w:t>
            </w:r>
          </w:p>
        </w:tc>
        <w:tc>
          <w:tcPr>
            <w:tcW w:w="8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42.4%</w:t>
            </w:r>
          </w:p>
        </w:tc>
      </w:tr>
      <w:tr w:rsidR="00D57947" w:rsidRPr="00D57947" w:rsidTr="00D57947">
        <w:trPr>
          <w:trHeight w:val="315"/>
          <w:jc w:val="center"/>
        </w:trPr>
        <w:tc>
          <w:tcPr>
            <w:tcW w:w="912"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3.6%</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5.0%</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2.1%</w:t>
            </w:r>
          </w:p>
        </w:tc>
        <w:tc>
          <w:tcPr>
            <w:tcW w:w="670" w:type="dxa"/>
            <w:tcBorders>
              <w:top w:val="nil"/>
              <w:left w:val="single" w:sz="8" w:space="0" w:color="auto"/>
              <w:bottom w:val="single" w:sz="8" w:space="0" w:color="auto"/>
              <w:right w:val="single" w:sz="8" w:space="0" w:color="auto"/>
            </w:tcBorders>
            <w:shd w:val="clear" w:color="000000" w:fill="FABF8F"/>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57.6%</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2.5%</w:t>
            </w:r>
          </w:p>
        </w:tc>
        <w:tc>
          <w:tcPr>
            <w:tcW w:w="817"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building</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5</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0</w:t>
            </w:r>
          </w:p>
        </w:tc>
        <w:tc>
          <w:tcPr>
            <w:tcW w:w="671"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w:t>
            </w:r>
          </w:p>
        </w:tc>
        <w:tc>
          <w:tcPr>
            <w:tcW w:w="670"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0</w:t>
            </w:r>
          </w:p>
        </w:tc>
        <w:tc>
          <w:tcPr>
            <w:tcW w:w="769" w:type="dxa"/>
            <w:tcBorders>
              <w:top w:val="single" w:sz="8" w:space="0" w:color="auto"/>
              <w:left w:val="single" w:sz="8" w:space="0" w:color="auto"/>
              <w:bottom w:val="nil"/>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000000"/>
              </w:rPr>
            </w:pPr>
            <w:r w:rsidRPr="00D57947">
              <w:rPr>
                <w:rFonts w:ascii="Calibri" w:eastAsia="Times New Roman" w:hAnsi="Calibri" w:cs="Times New Roman"/>
                <w:b/>
                <w:bCs/>
                <w:color w:val="000000"/>
              </w:rPr>
              <w:t>2</w:t>
            </w:r>
          </w:p>
        </w:tc>
        <w:tc>
          <w:tcPr>
            <w:tcW w:w="817" w:type="dxa"/>
            <w:vMerge w:val="restart"/>
            <w:tcBorders>
              <w:top w:val="nil"/>
              <w:left w:val="single" w:sz="8" w:space="0" w:color="auto"/>
              <w:bottom w:val="nil"/>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77.8%</w:t>
            </w:r>
          </w:p>
        </w:tc>
      </w:tr>
      <w:tr w:rsidR="00D57947" w:rsidRPr="00D57947" w:rsidTr="00D57947">
        <w:trPr>
          <w:trHeight w:val="315"/>
          <w:jc w:val="center"/>
        </w:trPr>
        <w:tc>
          <w:tcPr>
            <w:tcW w:w="912"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3.5%</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0.0%</w:t>
            </w:r>
          </w:p>
        </w:tc>
        <w:tc>
          <w:tcPr>
            <w:tcW w:w="671"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9.1%</w:t>
            </w:r>
          </w:p>
        </w:tc>
        <w:tc>
          <w:tcPr>
            <w:tcW w:w="670"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0.0%</w:t>
            </w:r>
          </w:p>
        </w:tc>
        <w:tc>
          <w:tcPr>
            <w:tcW w:w="769" w:type="dxa"/>
            <w:tcBorders>
              <w:top w:val="nil"/>
              <w:left w:val="single" w:sz="8" w:space="0" w:color="auto"/>
              <w:bottom w:val="single" w:sz="8" w:space="0" w:color="auto"/>
              <w:right w:val="single" w:sz="8" w:space="0" w:color="auto"/>
            </w:tcBorders>
            <w:shd w:val="clear" w:color="000000" w:fill="FDE9D9"/>
            <w:noWrap/>
            <w:vAlign w:val="center"/>
            <w:hideMark/>
          </w:tcPr>
          <w:p w:rsidR="00D57947" w:rsidRPr="00D57947" w:rsidRDefault="00D57947" w:rsidP="00D57947">
            <w:pPr>
              <w:spacing w:after="0" w:line="240" w:lineRule="auto"/>
              <w:jc w:val="center"/>
              <w:rPr>
                <w:rFonts w:ascii="Calibri" w:eastAsia="Times New Roman" w:hAnsi="Calibri" w:cs="Times New Roman"/>
                <w:i/>
                <w:iCs/>
                <w:color w:val="000000"/>
              </w:rPr>
            </w:pPr>
            <w:r w:rsidRPr="00D57947">
              <w:rPr>
                <w:rFonts w:ascii="Calibri" w:eastAsia="Times New Roman" w:hAnsi="Calibri" w:cs="Times New Roman"/>
                <w:i/>
                <w:iCs/>
                <w:color w:val="000000"/>
              </w:rPr>
              <w:t>13.3%</w:t>
            </w:r>
          </w:p>
        </w:tc>
        <w:tc>
          <w:tcPr>
            <w:tcW w:w="817" w:type="dxa"/>
            <w:vMerge/>
            <w:tcBorders>
              <w:top w:val="nil"/>
              <w:left w:val="single" w:sz="8" w:space="0" w:color="auto"/>
              <w:bottom w:val="nil"/>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r>
      <w:tr w:rsidR="00D57947" w:rsidRPr="00D57947" w:rsidTr="00D57947">
        <w:trPr>
          <w:trHeight w:val="300"/>
          <w:jc w:val="center"/>
        </w:trPr>
        <w:tc>
          <w:tcPr>
            <w:tcW w:w="912" w:type="dxa"/>
            <w:vMerge w:val="restart"/>
            <w:tcBorders>
              <w:top w:val="nil"/>
              <w:left w:val="single" w:sz="8" w:space="0" w:color="auto"/>
              <w:bottom w:val="single" w:sz="8" w:space="0" w:color="000000"/>
              <w:right w:val="single" w:sz="8" w:space="0" w:color="auto"/>
            </w:tcBorders>
            <w:shd w:val="clear" w:color="000000" w:fill="000000"/>
            <w:vAlign w:val="center"/>
            <w:hideMark/>
          </w:tcPr>
          <w:p w:rsidR="00D57947" w:rsidRPr="00D57947" w:rsidRDefault="00D57947" w:rsidP="00D57947">
            <w:pPr>
              <w:spacing w:after="0" w:line="240" w:lineRule="auto"/>
              <w:jc w:val="center"/>
              <w:rPr>
                <w:rFonts w:ascii="Calibri" w:eastAsia="Times New Roman" w:hAnsi="Calibri" w:cs="Times New Roman"/>
                <w:b/>
                <w:bCs/>
                <w:color w:val="FFFFFF"/>
              </w:rPr>
            </w:pPr>
            <w:r w:rsidRPr="00D57947">
              <w:rPr>
                <w:rFonts w:ascii="Calibri" w:eastAsia="Times New Roman" w:hAnsi="Calibri" w:cs="Times New Roman"/>
                <w:b/>
                <w:bCs/>
                <w:color w:val="FFFFFF"/>
              </w:rPr>
              <w:t>False positive</w:t>
            </w:r>
          </w:p>
        </w:tc>
        <w:tc>
          <w:tcPr>
            <w:tcW w:w="6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9.4%</w:t>
            </w:r>
          </w:p>
        </w:tc>
        <w:tc>
          <w:tcPr>
            <w:tcW w:w="67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57.6%</w:t>
            </w:r>
          </w:p>
        </w:tc>
        <w:tc>
          <w:tcPr>
            <w:tcW w:w="67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40.0%</w:t>
            </w:r>
          </w:p>
        </w:tc>
        <w:tc>
          <w:tcPr>
            <w:tcW w:w="6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0.0%</w:t>
            </w:r>
          </w:p>
        </w:tc>
        <w:tc>
          <w:tcPr>
            <w:tcW w:w="76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i/>
                <w:iCs/>
                <w:color w:val="FF0000"/>
              </w:rPr>
            </w:pPr>
            <w:r w:rsidRPr="00D57947">
              <w:rPr>
                <w:rFonts w:ascii="Calibri" w:eastAsia="Times New Roman" w:hAnsi="Calibri" w:cs="Times New Roman"/>
                <w:b/>
                <w:bCs/>
                <w:i/>
                <w:iCs/>
                <w:color w:val="FF0000"/>
              </w:rPr>
              <w:t>75.0%</w:t>
            </w:r>
          </w:p>
        </w:tc>
        <w:tc>
          <w:tcPr>
            <w:tcW w:w="81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D57947" w:rsidRPr="00D57947" w:rsidRDefault="00D57947" w:rsidP="00D57947">
            <w:pPr>
              <w:spacing w:after="0" w:line="240" w:lineRule="auto"/>
              <w:jc w:val="center"/>
              <w:rPr>
                <w:rFonts w:ascii="Calibri" w:eastAsia="Times New Roman" w:hAnsi="Calibri" w:cs="Times New Roman"/>
                <w:b/>
                <w:bCs/>
                <w:color w:val="4F6228"/>
              </w:rPr>
            </w:pPr>
            <w:r w:rsidRPr="00D57947">
              <w:rPr>
                <w:rFonts w:ascii="Calibri" w:eastAsia="Times New Roman" w:hAnsi="Calibri" w:cs="Times New Roman"/>
                <w:b/>
                <w:bCs/>
                <w:color w:val="4F6228"/>
              </w:rPr>
              <w:t>71.3%</w:t>
            </w:r>
          </w:p>
        </w:tc>
      </w:tr>
      <w:tr w:rsidR="00D57947" w:rsidRPr="00D57947" w:rsidTr="00D57947">
        <w:trPr>
          <w:trHeight w:val="315"/>
          <w:jc w:val="center"/>
        </w:trPr>
        <w:tc>
          <w:tcPr>
            <w:tcW w:w="912"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FFFFFF"/>
              </w:rPr>
            </w:pPr>
          </w:p>
        </w:tc>
        <w:tc>
          <w:tcPr>
            <w:tcW w:w="670"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1"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670"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769" w:type="dxa"/>
            <w:vMerge/>
            <w:tcBorders>
              <w:top w:val="nil"/>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i/>
                <w:iCs/>
                <w:color w:val="FF0000"/>
              </w:rPr>
            </w:pPr>
          </w:p>
        </w:tc>
        <w:tc>
          <w:tcPr>
            <w:tcW w:w="817" w:type="dxa"/>
            <w:vMerge/>
            <w:tcBorders>
              <w:top w:val="single" w:sz="8" w:space="0" w:color="auto"/>
              <w:left w:val="single" w:sz="8" w:space="0" w:color="auto"/>
              <w:bottom w:val="single" w:sz="8" w:space="0" w:color="000000"/>
              <w:right w:val="single" w:sz="8" w:space="0" w:color="auto"/>
            </w:tcBorders>
            <w:vAlign w:val="center"/>
            <w:hideMark/>
          </w:tcPr>
          <w:p w:rsidR="00D57947" w:rsidRPr="00D57947" w:rsidRDefault="00D57947" w:rsidP="00D57947">
            <w:pPr>
              <w:spacing w:after="0" w:line="240" w:lineRule="auto"/>
              <w:jc w:val="left"/>
              <w:rPr>
                <w:rFonts w:ascii="Calibri" w:eastAsia="Times New Roman" w:hAnsi="Calibri" w:cs="Times New Roman"/>
                <w:b/>
                <w:bCs/>
                <w:color w:val="4F6228"/>
              </w:rPr>
            </w:pPr>
          </w:p>
        </w:tc>
      </w:tr>
    </w:tbl>
    <w:p w:rsidR="00876667" w:rsidRDefault="004258F0" w:rsidP="00876667">
      <w:pPr>
        <w:pStyle w:val="Caption"/>
        <w:spacing w:before="240"/>
        <w:jc w:val="center"/>
      </w:pPr>
      <w:r>
        <w:t xml:space="preserve">Table </w:t>
      </w:r>
      <w:r w:rsidR="00603FA5">
        <w:fldChar w:fldCharType="begin"/>
      </w:r>
      <w:r w:rsidR="00603FA5">
        <w:instrText xml:space="preserve"> SEQ Table \* ARABIC </w:instrText>
      </w:r>
      <w:r w:rsidR="00603FA5">
        <w:fldChar w:fldCharType="separate"/>
      </w:r>
      <w:r w:rsidR="00D57947">
        <w:rPr>
          <w:noProof/>
        </w:rPr>
        <w:t>13</w:t>
      </w:r>
      <w:r w:rsidR="00603FA5">
        <w:rPr>
          <w:noProof/>
        </w:rPr>
        <w:fldChar w:fldCharType="end"/>
      </w:r>
      <w:bookmarkEnd w:id="271"/>
      <w:r>
        <w:t xml:space="preserve"> </w:t>
      </w:r>
      <w:r w:rsidRPr="00ED6CBD">
        <w:t xml:space="preserve">Classification by the distance from the median waveform with </w:t>
      </w:r>
      <w:r>
        <w:t>0.2</w:t>
      </w:r>
      <w:r w:rsidRPr="00ED6CBD">
        <w:t xml:space="preserve"> sigma </w:t>
      </w:r>
      <w:r w:rsidR="00AE3867">
        <w:t>threshold</w:t>
      </w:r>
    </w:p>
    <w:p w:rsidR="00B45D06" w:rsidRDefault="00876667" w:rsidP="00876667">
      <w:pPr>
        <w:pStyle w:val="Heading2"/>
      </w:pPr>
      <w:r>
        <w:t>G</w:t>
      </w:r>
      <w:r w:rsidR="00880419">
        <w:t>aussian parameters</w:t>
      </w:r>
    </w:p>
    <w:p w:rsidR="0098417A" w:rsidRDefault="0098417A" w:rsidP="0098417A">
      <w:r>
        <w:t>In the next step, we also examined the extended Gaussian parameters and the kurtosis-</w:t>
      </w:r>
      <w:proofErr w:type="spellStart"/>
      <w:r>
        <w:t>skewness</w:t>
      </w:r>
      <w:proofErr w:type="spellEnd"/>
      <w:r>
        <w:t xml:space="preserve"> pairs. The histograms of the Gaussian parameters by the classes can be seen in </w:t>
      </w:r>
      <w:r>
        <w:fldChar w:fldCharType="begin"/>
      </w:r>
      <w:r>
        <w:instrText xml:space="preserve"> REF _Ref396066233 \h </w:instrText>
      </w:r>
      <w:r>
        <w:fldChar w:fldCharType="separate"/>
      </w:r>
      <w:r w:rsidR="00D57947">
        <w:t xml:space="preserve">Figure </w:t>
      </w:r>
      <w:r w:rsidR="00D57947">
        <w:rPr>
          <w:noProof/>
        </w:rPr>
        <w:t>29</w:t>
      </w:r>
      <w:r>
        <w:fldChar w:fldCharType="end"/>
      </w:r>
      <w:r>
        <w:t>.</w:t>
      </w:r>
      <w:r w:rsidR="00D16D64">
        <w:t xml:space="preserve"> The </w:t>
      </w:r>
      <w:proofErr w:type="spellStart"/>
      <w:r w:rsidR="00D16D64">
        <w:t>histrograms</w:t>
      </w:r>
      <w:proofErr w:type="spellEnd"/>
      <w:r w:rsidR="00D16D64">
        <w:t xml:space="preserve"> of the kurtosis and </w:t>
      </w:r>
      <w:proofErr w:type="spellStart"/>
      <w:r w:rsidR="00D16D64">
        <w:t>skewness</w:t>
      </w:r>
      <w:proofErr w:type="spellEnd"/>
      <w:r w:rsidR="00D16D64">
        <w:t xml:space="preserve"> values are in </w:t>
      </w:r>
      <w:r w:rsidR="00D16D64">
        <w:fldChar w:fldCharType="begin"/>
      </w:r>
      <w:r w:rsidR="00D16D64">
        <w:instrText xml:space="preserve"> REF _Ref396066339 \h </w:instrText>
      </w:r>
      <w:r w:rsidR="00D16D64">
        <w:fldChar w:fldCharType="separate"/>
      </w:r>
      <w:r w:rsidR="00D57947">
        <w:t xml:space="preserve">Figure </w:t>
      </w:r>
      <w:r w:rsidR="00D57947">
        <w:rPr>
          <w:noProof/>
        </w:rPr>
        <w:t>30</w:t>
      </w:r>
      <w:r w:rsidR="00D16D64">
        <w:fldChar w:fldCharType="end"/>
      </w:r>
      <w:r w:rsidR="00D16D64">
        <w:t>.</w:t>
      </w:r>
    </w:p>
    <w:p w:rsidR="006C4470" w:rsidRDefault="006C4470" w:rsidP="0098417A">
      <w:r>
        <w:t>The linear discriminant analysis</w:t>
      </w:r>
      <w:r w:rsidR="00A07869">
        <w:t xml:space="preserve"> (LDA)</w:t>
      </w:r>
      <w:r>
        <w:t xml:space="preserve"> was applied on these parameters (Gaussian + kurtosis + </w:t>
      </w:r>
      <w:proofErr w:type="spellStart"/>
      <w:r>
        <w:t>skewness</w:t>
      </w:r>
      <w:proofErr w:type="spellEnd"/>
      <w:r>
        <w:t xml:space="preserve">). </w:t>
      </w:r>
      <w:r w:rsidR="00A07869">
        <w:t xml:space="preserve">The </w:t>
      </w:r>
      <w:r w:rsidR="00997C08">
        <w:t>confusion matrix</w:t>
      </w:r>
      <w:r w:rsidR="00C93DCC">
        <w:t xml:space="preserve"> of the result</w:t>
      </w:r>
      <w:r w:rsidR="00997C08">
        <w:t xml:space="preserve"> can be seen in the </w:t>
      </w:r>
      <w:r w:rsidR="00997C08">
        <w:fldChar w:fldCharType="begin"/>
      </w:r>
      <w:r w:rsidR="00997C08">
        <w:instrText xml:space="preserve"> REF _Ref395961309 \h </w:instrText>
      </w:r>
      <w:r w:rsidR="00997C08">
        <w:fldChar w:fldCharType="separate"/>
      </w:r>
      <w:r w:rsidR="00D57947">
        <w:t xml:space="preserve">Table </w:t>
      </w:r>
      <w:r w:rsidR="00D57947">
        <w:rPr>
          <w:noProof/>
        </w:rPr>
        <w:t>14</w:t>
      </w:r>
      <w:r w:rsidR="00997C08">
        <w:fldChar w:fldCharType="end"/>
      </w:r>
      <w:r w:rsidR="00997C08">
        <w:t>.</w:t>
      </w:r>
      <w:r w:rsidR="006145CE">
        <w:t xml:space="preserve"> The total classification error (60%) </w:t>
      </w:r>
      <w:r w:rsidR="00CE1F8E">
        <w:t>provides</w:t>
      </w:r>
      <w:r w:rsidR="006145CE">
        <w:t xml:space="preserve"> slightly better result</w:t>
      </w:r>
      <w:r w:rsidR="00CE1F8E">
        <w:t xml:space="preserve"> than the median waveform approach whether no threshold is applied.</w:t>
      </w:r>
      <w:r w:rsidR="00E00465">
        <w:t xml:space="preserve"> But this method also can only distinguish the road1, road2 and tree classes; it cannot handle the classification of grass and buildings. </w:t>
      </w:r>
      <w:r w:rsidR="002843B1">
        <w:t>The Gaussian parameters predict that the grass and the mud road (road2) are same.</w:t>
      </w:r>
    </w:p>
    <w:p w:rsidR="00D11B49" w:rsidRDefault="008579B1" w:rsidP="00644D72">
      <w:pPr>
        <w:jc w:val="center"/>
      </w:pPr>
      <w:r>
        <w:rPr>
          <w:noProof/>
        </w:rPr>
        <w:lastRenderedPageBreak/>
        <w:drawing>
          <wp:inline distT="0" distB="0" distL="0" distR="0" wp14:anchorId="2261F805" wp14:editId="23749F73">
            <wp:extent cx="4754083" cy="3600450"/>
            <wp:effectExtent l="0" t="0" r="8890" b="0"/>
            <wp:docPr id="13" name="Picture 13" descr="C:\Zoli\Incidence\land_classification\gauss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Zoli\Incidence\land_classification\gauss_hist.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9952" t="4525" r="8026" b="7919"/>
                    <a:stretch/>
                  </pic:blipFill>
                  <pic:spPr bwMode="auto">
                    <a:xfrm>
                      <a:off x="0" y="0"/>
                      <a:ext cx="4755462" cy="3601495"/>
                    </a:xfrm>
                    <a:prstGeom prst="rect">
                      <a:avLst/>
                    </a:prstGeom>
                    <a:noFill/>
                    <a:ln>
                      <a:noFill/>
                    </a:ln>
                    <a:extLst>
                      <a:ext uri="{53640926-AAD7-44D8-BBD7-CCE9431645EC}">
                        <a14:shadowObscured xmlns:a14="http://schemas.microsoft.com/office/drawing/2010/main"/>
                      </a:ext>
                    </a:extLst>
                  </pic:spPr>
                </pic:pic>
              </a:graphicData>
            </a:graphic>
          </wp:inline>
        </w:drawing>
      </w:r>
    </w:p>
    <w:p w:rsidR="00D208D1" w:rsidRDefault="00D11B49" w:rsidP="00D11B49">
      <w:pPr>
        <w:pStyle w:val="Caption"/>
        <w:jc w:val="center"/>
      </w:pPr>
      <w:bookmarkStart w:id="272" w:name="_Ref396066233"/>
      <w:r>
        <w:t xml:space="preserve">Figure </w:t>
      </w:r>
      <w:r w:rsidR="00603FA5">
        <w:fldChar w:fldCharType="begin"/>
      </w:r>
      <w:r w:rsidR="00603FA5">
        <w:instrText xml:space="preserve"> SEQ Figure \* ARABIC </w:instrText>
      </w:r>
      <w:r w:rsidR="00603FA5">
        <w:fldChar w:fldCharType="separate"/>
      </w:r>
      <w:r w:rsidR="00D57947">
        <w:rPr>
          <w:noProof/>
        </w:rPr>
        <w:t>29</w:t>
      </w:r>
      <w:r w:rsidR="00603FA5">
        <w:rPr>
          <w:noProof/>
        </w:rPr>
        <w:fldChar w:fldCharType="end"/>
      </w:r>
      <w:bookmarkEnd w:id="272"/>
      <w:r>
        <w:t xml:space="preserve"> Histograms of the Gaussian parameters by the categories</w:t>
      </w:r>
    </w:p>
    <w:p w:rsidR="00B179D8" w:rsidRDefault="00C21AB7" w:rsidP="00C21AB7">
      <w:pPr>
        <w:keepNext/>
        <w:jc w:val="center"/>
      </w:pPr>
      <w:r>
        <w:rPr>
          <w:noProof/>
        </w:rPr>
        <w:drawing>
          <wp:inline distT="0" distB="0" distL="0" distR="0" wp14:anchorId="4C15CB21" wp14:editId="7B1E8E58">
            <wp:extent cx="5211284" cy="1438275"/>
            <wp:effectExtent l="0" t="0" r="8890" b="0"/>
            <wp:docPr id="36" name="Picture 36" descr="C:\Zoli\Incidence\land_classification\kur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Zoli\Incidence\land_classification\kurtosis.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8347" r="6740"/>
                    <a:stretch/>
                  </pic:blipFill>
                  <pic:spPr bwMode="auto">
                    <a:xfrm>
                      <a:off x="0" y="0"/>
                      <a:ext cx="5232376" cy="1444096"/>
                    </a:xfrm>
                    <a:prstGeom prst="rect">
                      <a:avLst/>
                    </a:prstGeom>
                    <a:noFill/>
                    <a:ln>
                      <a:noFill/>
                    </a:ln>
                    <a:extLst>
                      <a:ext uri="{53640926-AAD7-44D8-BBD7-CCE9431645EC}">
                        <a14:shadowObscured xmlns:a14="http://schemas.microsoft.com/office/drawing/2010/main"/>
                      </a:ext>
                    </a:extLst>
                  </pic:spPr>
                </pic:pic>
              </a:graphicData>
            </a:graphic>
          </wp:inline>
        </w:drawing>
      </w:r>
    </w:p>
    <w:p w:rsidR="00C21AB7" w:rsidRDefault="00C21AB7" w:rsidP="00C21AB7">
      <w:pPr>
        <w:keepNext/>
        <w:jc w:val="center"/>
      </w:pPr>
      <w:r>
        <w:rPr>
          <w:noProof/>
        </w:rPr>
        <w:drawing>
          <wp:inline distT="0" distB="0" distL="0" distR="0" wp14:anchorId="5E47D29C" wp14:editId="04678244">
            <wp:extent cx="5135337" cy="1457325"/>
            <wp:effectExtent l="0" t="0" r="8255" b="0"/>
            <wp:docPr id="44" name="Picture 44" descr="C:\Zoli\Incidence\land_classification\skew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Zoli\Incidence\land_classification\skewness.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9631" r="7223"/>
                    <a:stretch/>
                  </pic:blipFill>
                  <pic:spPr bwMode="auto">
                    <a:xfrm>
                      <a:off x="0" y="0"/>
                      <a:ext cx="5154499" cy="1462763"/>
                    </a:xfrm>
                    <a:prstGeom prst="rect">
                      <a:avLst/>
                    </a:prstGeom>
                    <a:noFill/>
                    <a:ln>
                      <a:noFill/>
                    </a:ln>
                    <a:extLst>
                      <a:ext uri="{53640926-AAD7-44D8-BBD7-CCE9431645EC}">
                        <a14:shadowObscured xmlns:a14="http://schemas.microsoft.com/office/drawing/2010/main"/>
                      </a:ext>
                    </a:extLst>
                  </pic:spPr>
                </pic:pic>
              </a:graphicData>
            </a:graphic>
          </wp:inline>
        </w:drawing>
      </w:r>
    </w:p>
    <w:p w:rsidR="00B179D8" w:rsidRPr="00B179D8" w:rsidRDefault="00B179D8" w:rsidP="00B179D8">
      <w:pPr>
        <w:pStyle w:val="Caption"/>
        <w:jc w:val="center"/>
      </w:pPr>
      <w:bookmarkStart w:id="273" w:name="_Ref396066339"/>
      <w:r>
        <w:t xml:space="preserve">Figure </w:t>
      </w:r>
      <w:r w:rsidR="00603FA5">
        <w:fldChar w:fldCharType="begin"/>
      </w:r>
      <w:r w:rsidR="00603FA5">
        <w:instrText xml:space="preserve"> SEQ Figure \* ARABIC </w:instrText>
      </w:r>
      <w:r w:rsidR="00603FA5">
        <w:fldChar w:fldCharType="separate"/>
      </w:r>
      <w:r w:rsidR="00D57947">
        <w:rPr>
          <w:noProof/>
        </w:rPr>
        <w:t>30</w:t>
      </w:r>
      <w:r w:rsidR="00603FA5">
        <w:rPr>
          <w:noProof/>
        </w:rPr>
        <w:fldChar w:fldCharType="end"/>
      </w:r>
      <w:bookmarkEnd w:id="273"/>
      <w:r>
        <w:t xml:space="preserve"> Kurtosis and </w:t>
      </w:r>
      <w:proofErr w:type="spellStart"/>
      <w:r>
        <w:t>skewness</w:t>
      </w:r>
      <w:proofErr w:type="spellEnd"/>
    </w:p>
    <w:p w:rsidR="00D57C61" w:rsidRDefault="00D57C61">
      <w:pPr>
        <w:spacing w:line="276" w:lineRule="auto"/>
        <w:jc w:val="left"/>
      </w:pPr>
    </w:p>
    <w:tbl>
      <w:tblPr>
        <w:tblW w:w="5620" w:type="dxa"/>
        <w:jc w:val="center"/>
        <w:tblInd w:w="93" w:type="dxa"/>
        <w:tblLook w:val="04A0" w:firstRow="1" w:lastRow="0" w:firstColumn="1" w:lastColumn="0" w:noHBand="0" w:noVBand="1"/>
      </w:tblPr>
      <w:tblGrid>
        <w:gridCol w:w="955"/>
        <w:gridCol w:w="770"/>
        <w:gridCol w:w="770"/>
        <w:gridCol w:w="880"/>
        <w:gridCol w:w="764"/>
        <w:gridCol w:w="955"/>
        <w:gridCol w:w="1003"/>
      </w:tblGrid>
      <w:tr w:rsidR="00C5478F" w:rsidRPr="00C5478F" w:rsidTr="00C5478F">
        <w:trPr>
          <w:trHeight w:val="915"/>
          <w:jc w:val="center"/>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 </w:t>
            </w:r>
          </w:p>
        </w:tc>
        <w:tc>
          <w:tcPr>
            <w:tcW w:w="700" w:type="dxa"/>
            <w:tcBorders>
              <w:top w:val="single" w:sz="8" w:space="0" w:color="auto"/>
              <w:left w:val="nil"/>
              <w:bottom w:val="nil"/>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road1</w:t>
            </w:r>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road2</w:t>
            </w:r>
          </w:p>
        </w:tc>
        <w:tc>
          <w:tcPr>
            <w:tcW w:w="880" w:type="dxa"/>
            <w:tcBorders>
              <w:top w:val="single" w:sz="8" w:space="0" w:color="auto"/>
              <w:left w:val="nil"/>
              <w:bottom w:val="single" w:sz="8" w:space="0" w:color="auto"/>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grass</w:t>
            </w:r>
          </w:p>
        </w:tc>
        <w:tc>
          <w:tcPr>
            <w:tcW w:w="700" w:type="dxa"/>
            <w:tcBorders>
              <w:top w:val="single" w:sz="8" w:space="0" w:color="auto"/>
              <w:left w:val="nil"/>
              <w:bottom w:val="single" w:sz="8" w:space="0" w:color="auto"/>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tree</w:t>
            </w:r>
          </w:p>
        </w:tc>
        <w:tc>
          <w:tcPr>
            <w:tcW w:w="860" w:type="dxa"/>
            <w:tcBorders>
              <w:top w:val="single" w:sz="8" w:space="0" w:color="auto"/>
              <w:left w:val="nil"/>
              <w:bottom w:val="single" w:sz="8" w:space="0" w:color="auto"/>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building</w:t>
            </w:r>
          </w:p>
        </w:tc>
        <w:tc>
          <w:tcPr>
            <w:tcW w:w="820" w:type="dxa"/>
            <w:tcBorders>
              <w:top w:val="single" w:sz="8" w:space="0" w:color="auto"/>
              <w:left w:val="nil"/>
              <w:bottom w:val="single" w:sz="8" w:space="0" w:color="auto"/>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False negative</w:t>
            </w:r>
          </w:p>
        </w:tc>
      </w:tr>
      <w:tr w:rsidR="00C5478F" w:rsidRPr="00C5478F" w:rsidTr="00C5478F">
        <w:trPr>
          <w:trHeight w:val="300"/>
          <w:jc w:val="center"/>
        </w:trPr>
        <w:tc>
          <w:tcPr>
            <w:tcW w:w="960" w:type="dxa"/>
            <w:vMerge w:val="restart"/>
            <w:tcBorders>
              <w:top w:val="nil"/>
              <w:left w:val="single" w:sz="8" w:space="0" w:color="auto"/>
              <w:bottom w:val="single" w:sz="8" w:space="0" w:color="000000"/>
              <w:right w:val="nil"/>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road1</w:t>
            </w:r>
          </w:p>
        </w:tc>
        <w:tc>
          <w:tcPr>
            <w:tcW w:w="700" w:type="dxa"/>
            <w:tcBorders>
              <w:top w:val="single" w:sz="8" w:space="0" w:color="auto"/>
              <w:left w:val="single" w:sz="8" w:space="0" w:color="auto"/>
              <w:bottom w:val="nil"/>
              <w:right w:val="single" w:sz="8" w:space="0" w:color="auto"/>
            </w:tcBorders>
            <w:shd w:val="clear" w:color="000000" w:fill="963634"/>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2864</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367</w:t>
            </w:r>
          </w:p>
        </w:tc>
        <w:tc>
          <w:tcPr>
            <w:tcW w:w="88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0</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12</w:t>
            </w:r>
          </w:p>
        </w:tc>
        <w:tc>
          <w:tcPr>
            <w:tcW w:w="86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66</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13.4%</w:t>
            </w:r>
          </w:p>
        </w:tc>
      </w:tr>
      <w:tr w:rsidR="00C5478F" w:rsidRPr="00C5478F" w:rsidTr="00C5478F">
        <w:trPr>
          <w:trHeight w:val="315"/>
          <w:jc w:val="center"/>
        </w:trPr>
        <w:tc>
          <w:tcPr>
            <w:tcW w:w="960" w:type="dxa"/>
            <w:vMerge/>
            <w:tcBorders>
              <w:top w:val="nil"/>
              <w:left w:val="single" w:sz="8" w:space="0" w:color="auto"/>
              <w:bottom w:val="single" w:sz="8" w:space="0" w:color="000000"/>
              <w:right w:val="nil"/>
            </w:tcBorders>
            <w:vAlign w:val="center"/>
            <w:hideMark/>
          </w:tcPr>
          <w:p w:rsidR="00C5478F" w:rsidRPr="00C5478F" w:rsidRDefault="00C5478F" w:rsidP="00C5478F">
            <w:pPr>
              <w:spacing w:after="0" w:line="240" w:lineRule="auto"/>
              <w:jc w:val="left"/>
              <w:rPr>
                <w:rFonts w:ascii="Calibri" w:eastAsia="Times New Roman" w:hAnsi="Calibri" w:cs="Times New Roman"/>
                <w:b/>
                <w:bCs/>
                <w:color w:val="FFFFFF"/>
              </w:rPr>
            </w:pPr>
          </w:p>
        </w:tc>
        <w:tc>
          <w:tcPr>
            <w:tcW w:w="700" w:type="dxa"/>
            <w:tcBorders>
              <w:top w:val="nil"/>
              <w:left w:val="single" w:sz="8" w:space="0" w:color="auto"/>
              <w:bottom w:val="single" w:sz="8" w:space="0" w:color="auto"/>
              <w:right w:val="single" w:sz="8" w:space="0" w:color="auto"/>
            </w:tcBorders>
            <w:shd w:val="clear" w:color="000000" w:fill="963634"/>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64.9%</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2.5%</w:t>
            </w:r>
          </w:p>
        </w:tc>
        <w:tc>
          <w:tcPr>
            <w:tcW w:w="88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0.2%</w:t>
            </w:r>
          </w:p>
        </w:tc>
        <w:tc>
          <w:tcPr>
            <w:tcW w:w="86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1.5%</w:t>
            </w:r>
          </w:p>
        </w:tc>
        <w:tc>
          <w:tcPr>
            <w:tcW w:w="82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r>
      <w:tr w:rsidR="00C5478F" w:rsidRPr="00C5478F" w:rsidTr="00C5478F">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road2</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131</w:t>
            </w:r>
          </w:p>
        </w:tc>
        <w:tc>
          <w:tcPr>
            <w:tcW w:w="700" w:type="dxa"/>
            <w:tcBorders>
              <w:top w:val="single" w:sz="8" w:space="0" w:color="auto"/>
              <w:left w:val="single" w:sz="8" w:space="0" w:color="auto"/>
              <w:bottom w:val="nil"/>
              <w:right w:val="single" w:sz="8" w:space="0" w:color="auto"/>
            </w:tcBorders>
            <w:shd w:val="clear" w:color="000000" w:fill="FABF8F"/>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5956</w:t>
            </w:r>
          </w:p>
        </w:tc>
        <w:tc>
          <w:tcPr>
            <w:tcW w:w="88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0</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57</w:t>
            </w:r>
          </w:p>
        </w:tc>
        <w:tc>
          <w:tcPr>
            <w:tcW w:w="86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142</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5.2%</w:t>
            </w:r>
          </w:p>
        </w:tc>
      </w:tr>
      <w:tr w:rsidR="00C5478F" w:rsidRPr="00C5478F" w:rsidTr="00C5478F">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color w:val="FFFFFF"/>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1.3%</w:t>
            </w:r>
          </w:p>
        </w:tc>
        <w:tc>
          <w:tcPr>
            <w:tcW w:w="700" w:type="dxa"/>
            <w:tcBorders>
              <w:top w:val="nil"/>
              <w:left w:val="single" w:sz="8" w:space="0" w:color="auto"/>
              <w:bottom w:val="single" w:sz="8" w:space="0" w:color="auto"/>
              <w:right w:val="single" w:sz="8" w:space="0" w:color="auto"/>
            </w:tcBorders>
            <w:shd w:val="clear" w:color="000000" w:fill="FABF8F"/>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50.1%</w:t>
            </w:r>
          </w:p>
        </w:tc>
        <w:tc>
          <w:tcPr>
            <w:tcW w:w="88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0.6%</w:t>
            </w:r>
          </w:p>
        </w:tc>
        <w:tc>
          <w:tcPr>
            <w:tcW w:w="86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2.0%</w:t>
            </w:r>
          </w:p>
        </w:tc>
        <w:tc>
          <w:tcPr>
            <w:tcW w:w="82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r>
      <w:tr w:rsidR="00C5478F" w:rsidRPr="00C5478F" w:rsidTr="00C5478F">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grass</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17</w:t>
            </w:r>
          </w:p>
        </w:tc>
        <w:tc>
          <w:tcPr>
            <w:tcW w:w="700" w:type="dxa"/>
            <w:tcBorders>
              <w:top w:val="single" w:sz="8" w:space="0" w:color="auto"/>
              <w:left w:val="single" w:sz="8" w:space="0" w:color="auto"/>
              <w:bottom w:val="nil"/>
              <w:right w:val="single" w:sz="8" w:space="0" w:color="auto"/>
            </w:tcBorders>
            <w:shd w:val="clear" w:color="000000" w:fill="FCD5B4"/>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3602</w:t>
            </w:r>
          </w:p>
        </w:tc>
        <w:tc>
          <w:tcPr>
            <w:tcW w:w="88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0</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45</w:t>
            </w:r>
          </w:p>
        </w:tc>
        <w:tc>
          <w:tcPr>
            <w:tcW w:w="86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15</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100.0%</w:t>
            </w:r>
          </w:p>
        </w:tc>
      </w:tr>
      <w:tr w:rsidR="00C5478F" w:rsidRPr="00C5478F" w:rsidTr="00C5478F">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color w:val="FFFFFF"/>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0.2%</w:t>
            </w:r>
          </w:p>
        </w:tc>
        <w:tc>
          <w:tcPr>
            <w:tcW w:w="700" w:type="dxa"/>
            <w:tcBorders>
              <w:top w:val="nil"/>
              <w:left w:val="single" w:sz="8" w:space="0" w:color="auto"/>
              <w:bottom w:val="single" w:sz="8" w:space="0" w:color="auto"/>
              <w:right w:val="single" w:sz="8" w:space="0" w:color="auto"/>
            </w:tcBorders>
            <w:shd w:val="clear" w:color="000000" w:fill="FCD5B4"/>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30.9%</w:t>
            </w:r>
          </w:p>
        </w:tc>
        <w:tc>
          <w:tcPr>
            <w:tcW w:w="88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0.7%</w:t>
            </w:r>
          </w:p>
        </w:tc>
        <w:tc>
          <w:tcPr>
            <w:tcW w:w="86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0.3%</w:t>
            </w:r>
          </w:p>
        </w:tc>
        <w:tc>
          <w:tcPr>
            <w:tcW w:w="82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r>
      <w:tr w:rsidR="00C5478F" w:rsidRPr="00C5478F" w:rsidTr="00C5478F">
        <w:trPr>
          <w:trHeight w:val="36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tree</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216</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606</w:t>
            </w:r>
          </w:p>
        </w:tc>
        <w:tc>
          <w:tcPr>
            <w:tcW w:w="88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0</w:t>
            </w:r>
          </w:p>
        </w:tc>
        <w:tc>
          <w:tcPr>
            <w:tcW w:w="700" w:type="dxa"/>
            <w:tcBorders>
              <w:top w:val="single" w:sz="8" w:space="0" w:color="auto"/>
              <w:left w:val="single" w:sz="8" w:space="0" w:color="auto"/>
              <w:bottom w:val="nil"/>
              <w:right w:val="single" w:sz="8" w:space="0" w:color="auto"/>
            </w:tcBorders>
            <w:shd w:val="clear" w:color="000000" w:fill="963634"/>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2624</w:t>
            </w:r>
          </w:p>
        </w:tc>
        <w:tc>
          <w:tcPr>
            <w:tcW w:w="86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348</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30.8%</w:t>
            </w:r>
          </w:p>
        </w:tc>
      </w:tr>
      <w:tr w:rsidR="00C5478F" w:rsidRPr="00C5478F" w:rsidTr="00C5478F">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color w:val="FFFFFF"/>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2.9%</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4.1%</w:t>
            </w:r>
          </w:p>
        </w:tc>
        <w:tc>
          <w:tcPr>
            <w:tcW w:w="88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0.0%</w:t>
            </w:r>
          </w:p>
        </w:tc>
        <w:tc>
          <w:tcPr>
            <w:tcW w:w="700" w:type="dxa"/>
            <w:tcBorders>
              <w:top w:val="nil"/>
              <w:left w:val="single" w:sz="8" w:space="0" w:color="auto"/>
              <w:bottom w:val="single" w:sz="8" w:space="0" w:color="auto"/>
              <w:right w:val="single" w:sz="8" w:space="0" w:color="auto"/>
            </w:tcBorders>
            <w:shd w:val="clear" w:color="000000" w:fill="963634"/>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64.4%</w:t>
            </w:r>
          </w:p>
        </w:tc>
        <w:tc>
          <w:tcPr>
            <w:tcW w:w="86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7.7%</w:t>
            </w:r>
          </w:p>
        </w:tc>
        <w:tc>
          <w:tcPr>
            <w:tcW w:w="82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r>
      <w:tr w:rsidR="00C5478F" w:rsidRPr="00C5478F" w:rsidTr="00C5478F">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building</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738</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1031</w:t>
            </w:r>
          </w:p>
        </w:tc>
        <w:tc>
          <w:tcPr>
            <w:tcW w:w="88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0</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167</w:t>
            </w:r>
          </w:p>
        </w:tc>
        <w:tc>
          <w:tcPr>
            <w:tcW w:w="860" w:type="dxa"/>
            <w:tcBorders>
              <w:top w:val="single" w:sz="8" w:space="0" w:color="auto"/>
              <w:left w:val="single" w:sz="8" w:space="0" w:color="auto"/>
              <w:bottom w:val="nil"/>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000000"/>
              </w:rPr>
            </w:pPr>
            <w:r w:rsidRPr="00C5478F">
              <w:rPr>
                <w:rFonts w:ascii="Calibri" w:eastAsia="Times New Roman" w:hAnsi="Calibri" w:cs="Times New Roman"/>
                <w:b/>
                <w:bCs/>
                <w:color w:val="000000"/>
              </w:rPr>
              <w:t>492</w:t>
            </w:r>
          </w:p>
        </w:tc>
        <w:tc>
          <w:tcPr>
            <w:tcW w:w="820" w:type="dxa"/>
            <w:vMerge w:val="restart"/>
            <w:tcBorders>
              <w:top w:val="nil"/>
              <w:left w:val="single" w:sz="8" w:space="0" w:color="auto"/>
              <w:bottom w:val="nil"/>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79.7%</w:t>
            </w:r>
          </w:p>
        </w:tc>
      </w:tr>
      <w:tr w:rsidR="00C5478F" w:rsidRPr="00C5478F" w:rsidTr="00C5478F">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color w:val="FFFFFF"/>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13.0%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8.0%</w:t>
            </w:r>
          </w:p>
        </w:tc>
        <w:tc>
          <w:tcPr>
            <w:tcW w:w="88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0.0%</w:t>
            </w: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3.2%</w:t>
            </w:r>
          </w:p>
        </w:tc>
        <w:tc>
          <w:tcPr>
            <w:tcW w:w="860" w:type="dxa"/>
            <w:tcBorders>
              <w:top w:val="nil"/>
              <w:left w:val="single" w:sz="8" w:space="0" w:color="auto"/>
              <w:bottom w:val="single" w:sz="8" w:space="0" w:color="auto"/>
              <w:right w:val="single" w:sz="8" w:space="0" w:color="auto"/>
            </w:tcBorders>
            <w:shd w:val="clear" w:color="000000" w:fill="FDE9D9"/>
            <w:noWrap/>
            <w:vAlign w:val="center"/>
            <w:hideMark/>
          </w:tcPr>
          <w:p w:rsidR="00C5478F" w:rsidRPr="00C5478F" w:rsidRDefault="00C5478F" w:rsidP="00C5478F">
            <w:pPr>
              <w:spacing w:after="0" w:line="240" w:lineRule="auto"/>
              <w:jc w:val="center"/>
              <w:rPr>
                <w:rFonts w:ascii="Calibri" w:eastAsia="Times New Roman" w:hAnsi="Calibri" w:cs="Times New Roman"/>
                <w:i/>
                <w:iCs/>
                <w:color w:val="000000"/>
              </w:rPr>
            </w:pPr>
            <w:r w:rsidRPr="00C5478F">
              <w:rPr>
                <w:rFonts w:ascii="Calibri" w:eastAsia="Times New Roman" w:hAnsi="Calibri" w:cs="Times New Roman"/>
                <w:i/>
                <w:iCs/>
                <w:color w:val="000000"/>
              </w:rPr>
              <w:t>16.4%</w:t>
            </w:r>
          </w:p>
        </w:tc>
        <w:tc>
          <w:tcPr>
            <w:tcW w:w="820" w:type="dxa"/>
            <w:vMerge/>
            <w:tcBorders>
              <w:top w:val="nil"/>
              <w:left w:val="single" w:sz="8" w:space="0" w:color="auto"/>
              <w:bottom w:val="nil"/>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r>
      <w:tr w:rsidR="00C5478F" w:rsidRPr="00C5478F" w:rsidTr="00C5478F">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5478F" w:rsidRPr="00C5478F" w:rsidRDefault="00C5478F" w:rsidP="00C5478F">
            <w:pPr>
              <w:spacing w:after="0" w:line="240" w:lineRule="auto"/>
              <w:jc w:val="center"/>
              <w:rPr>
                <w:rFonts w:ascii="Calibri" w:eastAsia="Times New Roman" w:hAnsi="Calibri" w:cs="Times New Roman"/>
                <w:b/>
                <w:bCs/>
                <w:color w:val="FFFFFF"/>
              </w:rPr>
            </w:pPr>
            <w:r w:rsidRPr="00C5478F">
              <w:rPr>
                <w:rFonts w:ascii="Calibri" w:eastAsia="Times New Roman" w:hAnsi="Calibri" w:cs="Times New Roman"/>
                <w:b/>
                <w:bCs/>
                <w:color w:val="FFFFFF"/>
              </w:rPr>
              <w:t>False positive</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27.8%</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48.5%</w:t>
            </w:r>
          </w:p>
        </w:tc>
        <w:tc>
          <w:tcPr>
            <w:tcW w:w="8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A94970" w:rsidP="00C5478F">
            <w:pPr>
              <w:spacing w:after="0" w:line="240" w:lineRule="auto"/>
              <w:jc w:val="center"/>
              <w:rPr>
                <w:rFonts w:ascii="Calibri" w:eastAsia="Times New Roman" w:hAnsi="Calibri" w:cs="Times New Roman"/>
                <w:b/>
                <w:bCs/>
                <w:i/>
                <w:iCs/>
                <w:color w:val="FF0000"/>
              </w:rPr>
            </w:pPr>
            <w:r>
              <w:rPr>
                <w:rFonts w:ascii="Calibri" w:eastAsia="Times New Roman" w:hAnsi="Calibri" w:cs="Times New Roman"/>
                <w:b/>
                <w:bCs/>
                <w:i/>
                <w:iCs/>
                <w:color w:val="FF0000"/>
              </w:rPr>
              <w:t>0</w:t>
            </w:r>
            <w:r w:rsidR="00C5478F">
              <w:rPr>
                <w:rFonts w:ascii="Calibri" w:eastAsia="Times New Roman" w:hAnsi="Calibri" w:cs="Times New Roman"/>
                <w:b/>
                <w:bCs/>
                <w:i/>
                <w:iCs/>
                <w:color w:val="FF0000"/>
              </w:rPr>
              <w:t>%</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9.7%</w:t>
            </w: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i/>
                <w:iCs/>
                <w:color w:val="FF0000"/>
              </w:rPr>
            </w:pPr>
            <w:r w:rsidRPr="00C5478F">
              <w:rPr>
                <w:rFonts w:ascii="Calibri" w:eastAsia="Times New Roman" w:hAnsi="Calibri" w:cs="Times New Roman"/>
                <w:b/>
                <w:bCs/>
                <w:i/>
                <w:iCs/>
                <w:color w:val="FF0000"/>
              </w:rPr>
              <w:t>53.7%</w:t>
            </w:r>
          </w:p>
        </w:tc>
        <w:tc>
          <w:tcPr>
            <w:tcW w:w="8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5478F" w:rsidRPr="00C5478F" w:rsidRDefault="00C5478F" w:rsidP="00C5478F">
            <w:pPr>
              <w:spacing w:after="0" w:line="240" w:lineRule="auto"/>
              <w:jc w:val="center"/>
              <w:rPr>
                <w:rFonts w:ascii="Calibri" w:eastAsia="Times New Roman" w:hAnsi="Calibri" w:cs="Times New Roman"/>
                <w:b/>
                <w:bCs/>
                <w:color w:val="4F6228"/>
              </w:rPr>
            </w:pPr>
            <w:r w:rsidRPr="00C5478F">
              <w:rPr>
                <w:rFonts w:ascii="Calibri" w:eastAsia="Times New Roman" w:hAnsi="Calibri" w:cs="Times New Roman"/>
                <w:b/>
                <w:bCs/>
                <w:color w:val="4F6228"/>
              </w:rPr>
              <w:t>61.2%</w:t>
            </w:r>
          </w:p>
        </w:tc>
      </w:tr>
      <w:tr w:rsidR="00C5478F" w:rsidRPr="00C5478F" w:rsidTr="00C5478F">
        <w:trPr>
          <w:trHeight w:val="315"/>
          <w:jc w:val="center"/>
        </w:trPr>
        <w:tc>
          <w:tcPr>
            <w:tcW w:w="96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color w:val="FFFFFF"/>
              </w:rPr>
            </w:pPr>
          </w:p>
        </w:tc>
        <w:tc>
          <w:tcPr>
            <w:tcW w:w="70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c>
          <w:tcPr>
            <w:tcW w:w="70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c>
          <w:tcPr>
            <w:tcW w:w="88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c>
          <w:tcPr>
            <w:tcW w:w="70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c>
          <w:tcPr>
            <w:tcW w:w="860" w:type="dxa"/>
            <w:vMerge/>
            <w:tcBorders>
              <w:top w:val="nil"/>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i/>
                <w:iCs/>
                <w:color w:val="FF0000"/>
              </w:rPr>
            </w:pPr>
          </w:p>
        </w:tc>
        <w:tc>
          <w:tcPr>
            <w:tcW w:w="820" w:type="dxa"/>
            <w:vMerge/>
            <w:tcBorders>
              <w:top w:val="single" w:sz="8" w:space="0" w:color="auto"/>
              <w:left w:val="single" w:sz="8" w:space="0" w:color="auto"/>
              <w:bottom w:val="single" w:sz="8" w:space="0" w:color="000000"/>
              <w:right w:val="single" w:sz="8" w:space="0" w:color="auto"/>
            </w:tcBorders>
            <w:vAlign w:val="center"/>
            <w:hideMark/>
          </w:tcPr>
          <w:p w:rsidR="00C5478F" w:rsidRPr="00C5478F" w:rsidRDefault="00C5478F" w:rsidP="00C5478F">
            <w:pPr>
              <w:spacing w:after="0" w:line="240" w:lineRule="auto"/>
              <w:jc w:val="left"/>
              <w:rPr>
                <w:rFonts w:ascii="Calibri" w:eastAsia="Times New Roman" w:hAnsi="Calibri" w:cs="Times New Roman"/>
                <w:b/>
                <w:bCs/>
                <w:color w:val="4F6228"/>
              </w:rPr>
            </w:pPr>
          </w:p>
        </w:tc>
      </w:tr>
    </w:tbl>
    <w:p w:rsidR="00B45D06" w:rsidRDefault="00B45D06" w:rsidP="002843B1">
      <w:pPr>
        <w:spacing w:line="276" w:lineRule="auto"/>
        <w:jc w:val="center"/>
      </w:pPr>
    </w:p>
    <w:p w:rsidR="00ED3A7C" w:rsidRDefault="00B1234A" w:rsidP="00B1234A">
      <w:pPr>
        <w:pStyle w:val="Caption"/>
        <w:jc w:val="center"/>
      </w:pPr>
      <w:bookmarkStart w:id="274" w:name="_Ref395961309"/>
      <w:r>
        <w:t xml:space="preserve">Table </w:t>
      </w:r>
      <w:r w:rsidR="00603FA5">
        <w:fldChar w:fldCharType="begin"/>
      </w:r>
      <w:r w:rsidR="00603FA5">
        <w:instrText xml:space="preserve"> SEQ Table \* ARABIC </w:instrText>
      </w:r>
      <w:r w:rsidR="00603FA5">
        <w:fldChar w:fldCharType="separate"/>
      </w:r>
      <w:r w:rsidR="00D57947">
        <w:rPr>
          <w:noProof/>
        </w:rPr>
        <w:t>14</w:t>
      </w:r>
      <w:r w:rsidR="00603FA5">
        <w:rPr>
          <w:noProof/>
        </w:rPr>
        <w:fldChar w:fldCharType="end"/>
      </w:r>
      <w:bookmarkEnd w:id="274"/>
      <w:r>
        <w:t xml:space="preserve"> </w:t>
      </w:r>
      <w:r w:rsidRPr="0097295A">
        <w:t>Linear discriminant analysis of the Gaussian parameters</w:t>
      </w:r>
    </w:p>
    <w:p w:rsidR="00D22A24" w:rsidRDefault="00880419" w:rsidP="00880419">
      <w:pPr>
        <w:pStyle w:val="Heading2"/>
      </w:pPr>
      <w:r>
        <w:t>SOM</w:t>
      </w:r>
    </w:p>
    <w:p w:rsidR="008955E3" w:rsidRDefault="00F84222" w:rsidP="001A5659">
      <w:r>
        <w:t xml:space="preserve">Clustering the translated sample vectors gives us better separation </w:t>
      </w:r>
      <w:r w:rsidR="005415C1">
        <w:t>between grass and road1, and to select building. Two SOM configurations were used.</w:t>
      </w:r>
      <w:r w:rsidR="001B53F4">
        <w:t xml:space="preserve"> The first is 4x4, which creates 9 groups, and</w:t>
      </w:r>
      <w:r w:rsidR="00A23ED4">
        <w:t xml:space="preserve"> second is</w:t>
      </w:r>
      <w:r w:rsidR="001B53F4">
        <w:t xml:space="preserve"> 2x2, which determine</w:t>
      </w:r>
      <w:r w:rsidR="00A23ED4">
        <w:t>s</w:t>
      </w:r>
      <w:r w:rsidR="001B53F4">
        <w:t xml:space="preserve"> 4 groups. The </w:t>
      </w:r>
      <w:r w:rsidR="00A23ED4">
        <w:t xml:space="preserve">results can be seen in </w:t>
      </w:r>
      <w:r w:rsidR="00A23ED4">
        <w:fldChar w:fldCharType="begin"/>
      </w:r>
      <w:r w:rsidR="00A23ED4">
        <w:instrText xml:space="preserve"> REF _Ref396067505 \h </w:instrText>
      </w:r>
      <w:r w:rsidR="00A23ED4">
        <w:fldChar w:fldCharType="separate"/>
      </w:r>
      <w:r w:rsidR="00D57947">
        <w:t xml:space="preserve">Table </w:t>
      </w:r>
      <w:r w:rsidR="00D57947">
        <w:rPr>
          <w:noProof/>
        </w:rPr>
        <w:t>15</w:t>
      </w:r>
      <w:r w:rsidR="00A23ED4">
        <w:fldChar w:fldCharType="end"/>
      </w:r>
      <w:r w:rsidR="00A23ED4">
        <w:t xml:space="preserve">. </w:t>
      </w:r>
    </w:p>
    <w:p w:rsidR="001A5659" w:rsidRDefault="00F337E9" w:rsidP="001A5659">
      <w:r>
        <w:t xml:space="preserve">The result matrix of 4x4 SOM shows that Group 2 represents the road1, Group 1 represents the building, </w:t>
      </w:r>
      <w:proofErr w:type="gramStart"/>
      <w:r>
        <w:t>Group</w:t>
      </w:r>
      <w:proofErr w:type="gramEnd"/>
      <w:r>
        <w:t xml:space="preserve"> 6 and Group </w:t>
      </w:r>
      <w:r w:rsidR="00670B11">
        <w:t>9</w:t>
      </w:r>
      <w:r>
        <w:t xml:space="preserve"> are the road2. The </w:t>
      </w:r>
      <w:r w:rsidR="00670B11">
        <w:t xml:space="preserve">estimation of the </w:t>
      </w:r>
      <w:r>
        <w:t xml:space="preserve">grass can be available </w:t>
      </w:r>
      <w:r w:rsidR="00670B11">
        <w:t xml:space="preserve">from </w:t>
      </w:r>
      <w:r>
        <w:t>Group 5 and Group 8</w:t>
      </w:r>
      <w:r w:rsidR="00A67483">
        <w:t xml:space="preserve">. </w:t>
      </w:r>
      <w:r w:rsidR="00670B11">
        <w:t xml:space="preserve">The misclassification of the grass can be decreased using the Group 6 and 9, which indicate that the samples are from road2. </w:t>
      </w:r>
      <w:r w:rsidR="00F95337">
        <w:t xml:space="preserve">The shape of the common sample waveforms (the weight vectors) shows that the shape of Group 8 is similar than it was one of the median waveforms with original sample vectors. But there, this </w:t>
      </w:r>
      <w:r w:rsidR="00E423C8">
        <w:t xml:space="preserve">shape </w:t>
      </w:r>
      <w:r w:rsidR="00F95337">
        <w:t>type corresponds to the trees, and here, it rather corresponds to road2.</w:t>
      </w:r>
    </w:p>
    <w:p w:rsidR="008955E3" w:rsidRDefault="006446C8" w:rsidP="001A5659">
      <w:r>
        <w:t>The 4 groups produced by 2x2 SOM also shows better classification performance between road2 and grass than the previous methods, but the results of other classes are worse.</w:t>
      </w:r>
    </w:p>
    <w:tbl>
      <w:tblPr>
        <w:tblStyle w:val="TableGrid"/>
        <w:tblW w:w="0" w:type="auto"/>
        <w:tblLook w:val="04A0" w:firstRow="1" w:lastRow="0" w:firstColumn="1" w:lastColumn="0" w:noHBand="0" w:noVBand="1"/>
      </w:tblPr>
      <w:tblGrid>
        <w:gridCol w:w="4834"/>
        <w:gridCol w:w="4742"/>
      </w:tblGrid>
      <w:tr w:rsidR="008F5BA4" w:rsidTr="00EA37FF">
        <w:tc>
          <w:tcPr>
            <w:tcW w:w="4834" w:type="dxa"/>
            <w:vAlign w:val="center"/>
          </w:tcPr>
          <w:p w:rsidR="00823410" w:rsidRDefault="008F5BA4" w:rsidP="002604A4">
            <w:pPr>
              <w:jc w:val="center"/>
            </w:pPr>
            <w:r>
              <w:rPr>
                <w:noProof/>
              </w:rPr>
              <w:lastRenderedPageBreak/>
              <w:drawing>
                <wp:inline distT="0" distB="0" distL="0" distR="0" wp14:anchorId="0D647969" wp14:editId="62925B7A">
                  <wp:extent cx="2926255" cy="2447925"/>
                  <wp:effectExtent l="0" t="0" r="7620" b="0"/>
                  <wp:docPr id="56" name="Picture 56" descr="C:\Zoli\Incidence\land_classification\som_points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Zoli\Incidence\land_classification\som_points_3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26255" cy="2447925"/>
                          </a:xfrm>
                          <a:prstGeom prst="rect">
                            <a:avLst/>
                          </a:prstGeom>
                          <a:noFill/>
                          <a:ln>
                            <a:noFill/>
                          </a:ln>
                        </pic:spPr>
                      </pic:pic>
                    </a:graphicData>
                  </a:graphic>
                </wp:inline>
              </w:drawing>
            </w:r>
          </w:p>
        </w:tc>
        <w:tc>
          <w:tcPr>
            <w:tcW w:w="4742" w:type="dxa"/>
            <w:vAlign w:val="center"/>
          </w:tcPr>
          <w:p w:rsidR="00823410" w:rsidRDefault="00360D3F" w:rsidP="002604A4">
            <w:pPr>
              <w:jc w:val="center"/>
            </w:pPr>
            <w:r>
              <w:rPr>
                <w:noProof/>
              </w:rPr>
              <w:drawing>
                <wp:inline distT="0" distB="0" distL="0" distR="0" wp14:anchorId="23CC4937" wp14:editId="6F217A0D">
                  <wp:extent cx="2914650" cy="2494268"/>
                  <wp:effectExtent l="0" t="0" r="0" b="1905"/>
                  <wp:docPr id="47" name="Picture 47" descr="C:\Zoli\Incidence\land_classification\som_points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Zoli\Incidence\land_classification\som_points_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14650" cy="2494268"/>
                          </a:xfrm>
                          <a:prstGeom prst="rect">
                            <a:avLst/>
                          </a:prstGeom>
                          <a:noFill/>
                          <a:ln>
                            <a:noFill/>
                          </a:ln>
                        </pic:spPr>
                      </pic:pic>
                    </a:graphicData>
                  </a:graphic>
                </wp:inline>
              </w:drawing>
            </w:r>
          </w:p>
        </w:tc>
      </w:tr>
      <w:tr w:rsidR="008F5BA4" w:rsidTr="00EA37FF">
        <w:tc>
          <w:tcPr>
            <w:tcW w:w="4834" w:type="dxa"/>
            <w:vAlign w:val="center"/>
          </w:tcPr>
          <w:p w:rsidR="00823410" w:rsidRDefault="008F5BA4" w:rsidP="002604A4">
            <w:pPr>
              <w:jc w:val="center"/>
            </w:pPr>
            <w:r>
              <w:rPr>
                <w:noProof/>
              </w:rPr>
              <w:drawing>
                <wp:inline distT="0" distB="0" distL="0" distR="0" wp14:anchorId="6D272C94" wp14:editId="12E62121">
                  <wp:extent cx="3016844" cy="2019300"/>
                  <wp:effectExtent l="0" t="0" r="0" b="0"/>
                  <wp:docPr id="58" name="Picture 58" descr="C:\Zoli\Incidence\land_classification\som_weights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Zoli\Incidence\land_classification\som_weights_3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18458" cy="2020380"/>
                          </a:xfrm>
                          <a:prstGeom prst="rect">
                            <a:avLst/>
                          </a:prstGeom>
                          <a:noFill/>
                          <a:ln>
                            <a:noFill/>
                          </a:ln>
                        </pic:spPr>
                      </pic:pic>
                    </a:graphicData>
                  </a:graphic>
                </wp:inline>
              </w:drawing>
            </w:r>
          </w:p>
        </w:tc>
        <w:tc>
          <w:tcPr>
            <w:tcW w:w="4742" w:type="dxa"/>
            <w:vAlign w:val="center"/>
          </w:tcPr>
          <w:p w:rsidR="00823410" w:rsidRDefault="00360D3F" w:rsidP="002604A4">
            <w:pPr>
              <w:jc w:val="center"/>
            </w:pPr>
            <w:r>
              <w:rPr>
                <w:noProof/>
              </w:rPr>
              <w:drawing>
                <wp:inline distT="0" distB="0" distL="0" distR="0" wp14:anchorId="2191B01A" wp14:editId="6D1DA95D">
                  <wp:extent cx="2794000" cy="2095500"/>
                  <wp:effectExtent l="0" t="0" r="6350" b="0"/>
                  <wp:docPr id="54" name="Picture 54" descr="C:\Zoli\Incidence\land_classification\som_weights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Zoli\Incidence\land_classification\som_weights_2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4000" cy="2095500"/>
                          </a:xfrm>
                          <a:prstGeom prst="rect">
                            <a:avLst/>
                          </a:prstGeom>
                          <a:noFill/>
                          <a:ln>
                            <a:noFill/>
                          </a:ln>
                        </pic:spPr>
                      </pic:pic>
                    </a:graphicData>
                  </a:graphic>
                </wp:inline>
              </w:drawing>
            </w:r>
          </w:p>
        </w:tc>
      </w:tr>
      <w:tr w:rsidR="00284014" w:rsidTr="00EA37FF">
        <w:tc>
          <w:tcPr>
            <w:tcW w:w="4834" w:type="dxa"/>
            <w:vAlign w:val="center"/>
          </w:tcPr>
          <w:tbl>
            <w:tblPr>
              <w:tblW w:w="4640" w:type="dxa"/>
              <w:tblInd w:w="93" w:type="dxa"/>
              <w:tblLook w:val="04A0" w:firstRow="1" w:lastRow="0" w:firstColumn="1" w:lastColumn="0" w:noHBand="0" w:noVBand="1"/>
            </w:tblPr>
            <w:tblGrid>
              <w:gridCol w:w="931"/>
              <w:gridCol w:w="681"/>
              <w:gridCol w:w="680"/>
              <w:gridCol w:w="680"/>
              <w:gridCol w:w="680"/>
              <w:gridCol w:w="853"/>
            </w:tblGrid>
            <w:tr w:rsidR="008F5BA4" w:rsidRPr="00213978" w:rsidTr="00E8207D">
              <w:trPr>
                <w:trHeight w:val="315"/>
              </w:trPr>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Group #</w:t>
                  </w:r>
                </w:p>
              </w:tc>
              <w:tc>
                <w:tcPr>
                  <w:tcW w:w="700" w:type="dxa"/>
                  <w:tcBorders>
                    <w:top w:val="single" w:sz="8" w:space="0" w:color="auto"/>
                    <w:left w:val="nil"/>
                    <w:bottom w:val="nil"/>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road1</w:t>
                  </w:r>
                </w:p>
              </w:tc>
              <w:tc>
                <w:tcPr>
                  <w:tcW w:w="700" w:type="dxa"/>
                  <w:tcBorders>
                    <w:top w:val="single" w:sz="8" w:space="0" w:color="auto"/>
                    <w:left w:val="nil"/>
                    <w:bottom w:val="nil"/>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road2</w:t>
                  </w:r>
                </w:p>
              </w:tc>
              <w:tc>
                <w:tcPr>
                  <w:tcW w:w="700" w:type="dxa"/>
                  <w:tcBorders>
                    <w:top w:val="single" w:sz="8" w:space="0" w:color="auto"/>
                    <w:left w:val="nil"/>
                    <w:bottom w:val="nil"/>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grass</w:t>
                  </w:r>
                </w:p>
              </w:tc>
              <w:tc>
                <w:tcPr>
                  <w:tcW w:w="700" w:type="dxa"/>
                  <w:tcBorders>
                    <w:top w:val="single" w:sz="8" w:space="0" w:color="auto"/>
                    <w:left w:val="nil"/>
                    <w:bottom w:val="nil"/>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tree</w:t>
                  </w:r>
                </w:p>
              </w:tc>
              <w:tc>
                <w:tcPr>
                  <w:tcW w:w="880" w:type="dxa"/>
                  <w:tcBorders>
                    <w:top w:val="single" w:sz="8" w:space="0" w:color="auto"/>
                    <w:left w:val="nil"/>
                    <w:bottom w:val="nil"/>
                    <w:right w:val="single" w:sz="8"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building</w:t>
                  </w:r>
                </w:p>
              </w:tc>
            </w:tr>
            <w:tr w:rsidR="008F5BA4" w:rsidRPr="00213978" w:rsidTr="00E8207D">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1</w:t>
                  </w:r>
                </w:p>
              </w:tc>
              <w:tc>
                <w:tcPr>
                  <w:tcW w:w="700" w:type="dxa"/>
                  <w:tcBorders>
                    <w:top w:val="single" w:sz="8" w:space="0" w:color="auto"/>
                    <w:left w:val="single" w:sz="4" w:space="0" w:color="auto"/>
                    <w:bottom w:val="single" w:sz="4" w:space="0" w:color="auto"/>
                    <w:right w:val="single" w:sz="4" w:space="0" w:color="auto"/>
                  </w:tcBorders>
                  <w:shd w:val="clear" w:color="000000" w:fill="FCEFF2"/>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8.4%</w:t>
                  </w:r>
                </w:p>
              </w:tc>
              <w:tc>
                <w:tcPr>
                  <w:tcW w:w="700" w:type="dxa"/>
                  <w:tcBorders>
                    <w:top w:val="single" w:sz="8" w:space="0" w:color="auto"/>
                    <w:left w:val="single" w:sz="4" w:space="0" w:color="auto"/>
                    <w:bottom w:val="single" w:sz="4"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0.7%</w:t>
                  </w:r>
                </w:p>
              </w:tc>
              <w:tc>
                <w:tcPr>
                  <w:tcW w:w="700" w:type="dxa"/>
                  <w:tcBorders>
                    <w:top w:val="single" w:sz="8" w:space="0" w:color="auto"/>
                    <w:left w:val="single" w:sz="4" w:space="0" w:color="auto"/>
                    <w:bottom w:val="single" w:sz="4" w:space="0" w:color="auto"/>
                    <w:right w:val="single" w:sz="4" w:space="0" w:color="auto"/>
                  </w:tcBorders>
                  <w:shd w:val="clear" w:color="000000" w:fill="FCFBF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1.1%</w:t>
                  </w:r>
                </w:p>
              </w:tc>
              <w:tc>
                <w:tcPr>
                  <w:tcW w:w="700" w:type="dxa"/>
                  <w:tcBorders>
                    <w:top w:val="single" w:sz="8" w:space="0" w:color="auto"/>
                    <w:left w:val="single" w:sz="4" w:space="0" w:color="auto"/>
                    <w:bottom w:val="single" w:sz="4" w:space="0" w:color="auto"/>
                    <w:right w:val="single" w:sz="4" w:space="0" w:color="auto"/>
                  </w:tcBorders>
                  <w:shd w:val="clear" w:color="000000" w:fill="FCE1E4"/>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17.7%</w:t>
                  </w:r>
                </w:p>
              </w:tc>
              <w:tc>
                <w:tcPr>
                  <w:tcW w:w="880" w:type="dxa"/>
                  <w:tcBorders>
                    <w:top w:val="single" w:sz="8" w:space="0" w:color="auto"/>
                    <w:left w:val="single" w:sz="4" w:space="0" w:color="auto"/>
                    <w:bottom w:val="single" w:sz="4" w:space="0" w:color="auto"/>
                    <w:right w:val="single" w:sz="8" w:space="0" w:color="auto"/>
                  </w:tcBorders>
                  <w:shd w:val="clear" w:color="000000" w:fill="F98B8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72.0%</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2</w:t>
                  </w:r>
                </w:p>
              </w:tc>
              <w:tc>
                <w:tcPr>
                  <w:tcW w:w="700" w:type="dxa"/>
                  <w:tcBorders>
                    <w:top w:val="single" w:sz="4" w:space="0" w:color="auto"/>
                    <w:left w:val="single" w:sz="4" w:space="0" w:color="auto"/>
                    <w:bottom w:val="single" w:sz="4" w:space="0" w:color="auto"/>
                    <w:right w:val="single" w:sz="4" w:space="0" w:color="auto"/>
                  </w:tcBorders>
                  <w:shd w:val="clear" w:color="000000" w:fill="F98082"/>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79.1%</w:t>
                  </w:r>
                </w:p>
              </w:tc>
              <w:tc>
                <w:tcPr>
                  <w:tcW w:w="700" w:type="dxa"/>
                  <w:tcBorders>
                    <w:top w:val="single" w:sz="4" w:space="0" w:color="auto"/>
                    <w:left w:val="single" w:sz="4" w:space="0" w:color="auto"/>
                    <w:bottom w:val="single" w:sz="4" w:space="0" w:color="auto"/>
                    <w:right w:val="single" w:sz="4" w:space="0" w:color="auto"/>
                  </w:tcBorders>
                  <w:shd w:val="clear" w:color="000000" w:fill="FCF9FC"/>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2.3%</w:t>
                  </w:r>
                </w:p>
              </w:tc>
              <w:tc>
                <w:tcPr>
                  <w:tcW w:w="70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0.4%</w:t>
                  </w:r>
                </w:p>
              </w:tc>
              <w:tc>
                <w:tcPr>
                  <w:tcW w:w="700" w:type="dxa"/>
                  <w:tcBorders>
                    <w:top w:val="single" w:sz="4" w:space="0" w:color="auto"/>
                    <w:left w:val="single" w:sz="4" w:space="0" w:color="auto"/>
                    <w:bottom w:val="single" w:sz="4" w:space="0" w:color="auto"/>
                    <w:right w:val="single" w:sz="4" w:space="0" w:color="auto"/>
                  </w:tcBorders>
                  <w:shd w:val="clear" w:color="000000" w:fill="FCE8EB"/>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13.1%</w:t>
                  </w:r>
                </w:p>
              </w:tc>
              <w:tc>
                <w:tcPr>
                  <w:tcW w:w="880" w:type="dxa"/>
                  <w:tcBorders>
                    <w:top w:val="single" w:sz="4" w:space="0" w:color="auto"/>
                    <w:left w:val="single" w:sz="4" w:space="0" w:color="auto"/>
                    <w:bottom w:val="single" w:sz="4" w:space="0" w:color="auto"/>
                    <w:right w:val="single" w:sz="8" w:space="0" w:color="auto"/>
                  </w:tcBorders>
                  <w:shd w:val="clear" w:color="000000" w:fill="FCF5F8"/>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5.1%</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3</w:t>
                  </w:r>
                </w:p>
              </w:tc>
              <w:tc>
                <w:tcPr>
                  <w:tcW w:w="700" w:type="dxa"/>
                  <w:tcBorders>
                    <w:top w:val="single" w:sz="4" w:space="0" w:color="auto"/>
                    <w:left w:val="single" w:sz="4" w:space="0" w:color="auto"/>
                    <w:bottom w:val="single" w:sz="4" w:space="0" w:color="auto"/>
                    <w:right w:val="single" w:sz="4" w:space="0" w:color="auto"/>
                  </w:tcBorders>
                  <w:shd w:val="clear" w:color="000000" w:fill="FCF6F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4.6%</w:t>
                  </w:r>
                </w:p>
              </w:tc>
              <w:tc>
                <w:tcPr>
                  <w:tcW w:w="700" w:type="dxa"/>
                  <w:tcBorders>
                    <w:top w:val="single" w:sz="4" w:space="0" w:color="auto"/>
                    <w:left w:val="single" w:sz="4" w:space="0" w:color="auto"/>
                    <w:bottom w:val="single" w:sz="4" w:space="0" w:color="auto"/>
                    <w:right w:val="single" w:sz="4" w:space="0" w:color="auto"/>
                  </w:tcBorders>
                  <w:shd w:val="clear" w:color="000000" w:fill="FCE1E4"/>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17.5%</w:t>
                  </w:r>
                </w:p>
              </w:tc>
              <w:tc>
                <w:tcPr>
                  <w:tcW w:w="700" w:type="dxa"/>
                  <w:tcBorders>
                    <w:top w:val="single" w:sz="4" w:space="0" w:color="auto"/>
                    <w:left w:val="single" w:sz="4" w:space="0" w:color="auto"/>
                    <w:bottom w:val="single" w:sz="4" w:space="0" w:color="auto"/>
                    <w:right w:val="single" w:sz="4" w:space="0" w:color="auto"/>
                  </w:tcBorders>
                  <w:shd w:val="clear" w:color="000000" w:fill="FCF5F8"/>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5.2%</w:t>
                  </w:r>
                </w:p>
              </w:tc>
              <w:tc>
                <w:tcPr>
                  <w:tcW w:w="700" w:type="dxa"/>
                  <w:tcBorders>
                    <w:top w:val="single" w:sz="4" w:space="0" w:color="auto"/>
                    <w:left w:val="single" w:sz="4" w:space="0" w:color="auto"/>
                    <w:bottom w:val="single" w:sz="4" w:space="0" w:color="auto"/>
                    <w:right w:val="single" w:sz="4" w:space="0" w:color="auto"/>
                  </w:tcBorders>
                  <w:shd w:val="clear" w:color="000000" w:fill="FBC0C3"/>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38.4%</w:t>
                  </w:r>
                </w:p>
              </w:tc>
              <w:tc>
                <w:tcPr>
                  <w:tcW w:w="880" w:type="dxa"/>
                  <w:tcBorders>
                    <w:top w:val="single" w:sz="4" w:space="0" w:color="auto"/>
                    <w:left w:val="single" w:sz="4" w:space="0" w:color="auto"/>
                    <w:bottom w:val="single" w:sz="4" w:space="0" w:color="auto"/>
                    <w:right w:val="single" w:sz="8" w:space="0" w:color="auto"/>
                  </w:tcBorders>
                  <w:shd w:val="clear" w:color="000000" w:fill="FBC7C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34.4%</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4</w:t>
                  </w:r>
                </w:p>
              </w:tc>
              <w:tc>
                <w:tcPr>
                  <w:tcW w:w="70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0.2%</w:t>
                  </w:r>
                </w:p>
              </w:tc>
              <w:tc>
                <w:tcPr>
                  <w:tcW w:w="700" w:type="dxa"/>
                  <w:tcBorders>
                    <w:top w:val="single" w:sz="4" w:space="0" w:color="auto"/>
                    <w:left w:val="single" w:sz="4" w:space="0" w:color="auto"/>
                    <w:bottom w:val="single" w:sz="4" w:space="0" w:color="auto"/>
                    <w:right w:val="single" w:sz="4" w:space="0" w:color="auto"/>
                  </w:tcBorders>
                  <w:shd w:val="clear" w:color="000000" w:fill="FCFAFD"/>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1.6%</w:t>
                  </w:r>
                </w:p>
              </w:tc>
              <w:tc>
                <w:tcPr>
                  <w:tcW w:w="700" w:type="dxa"/>
                  <w:tcBorders>
                    <w:top w:val="single" w:sz="4" w:space="0" w:color="auto"/>
                    <w:left w:val="single" w:sz="4" w:space="0" w:color="auto"/>
                    <w:bottom w:val="single" w:sz="4" w:space="0" w:color="auto"/>
                    <w:right w:val="single" w:sz="4" w:space="0" w:color="auto"/>
                  </w:tcBorders>
                  <w:shd w:val="clear" w:color="000000" w:fill="FCFBF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0.8%</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93.5%</w:t>
                  </w:r>
                </w:p>
              </w:tc>
              <w:tc>
                <w:tcPr>
                  <w:tcW w:w="880" w:type="dxa"/>
                  <w:tcBorders>
                    <w:top w:val="single" w:sz="4" w:space="0" w:color="auto"/>
                    <w:left w:val="single" w:sz="4" w:space="0" w:color="auto"/>
                    <w:bottom w:val="single" w:sz="4" w:space="0" w:color="auto"/>
                    <w:right w:val="single" w:sz="8" w:space="0" w:color="auto"/>
                  </w:tcBorders>
                  <w:shd w:val="clear" w:color="000000" w:fill="FCF7FA"/>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3.9%</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5</w:t>
                  </w:r>
                </w:p>
              </w:tc>
              <w:tc>
                <w:tcPr>
                  <w:tcW w:w="700" w:type="dxa"/>
                  <w:tcBorders>
                    <w:top w:val="single" w:sz="4" w:space="0" w:color="auto"/>
                    <w:left w:val="single" w:sz="4" w:space="0" w:color="auto"/>
                    <w:bottom w:val="single" w:sz="4" w:space="0" w:color="auto"/>
                    <w:right w:val="single" w:sz="4" w:space="0" w:color="auto"/>
                  </w:tcBorders>
                  <w:shd w:val="clear" w:color="000000" w:fill="FCFBF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1.2%</w:t>
                  </w:r>
                </w:p>
              </w:tc>
              <w:tc>
                <w:tcPr>
                  <w:tcW w:w="700" w:type="dxa"/>
                  <w:tcBorders>
                    <w:top w:val="single" w:sz="4" w:space="0" w:color="auto"/>
                    <w:left w:val="single" w:sz="4" w:space="0" w:color="auto"/>
                    <w:bottom w:val="single" w:sz="4" w:space="0" w:color="auto"/>
                    <w:right w:val="single" w:sz="4" w:space="0" w:color="auto"/>
                  </w:tcBorders>
                  <w:shd w:val="clear" w:color="000000" w:fill="FBB7BA"/>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44.0%</w:t>
                  </w:r>
                </w:p>
              </w:tc>
              <w:tc>
                <w:tcPr>
                  <w:tcW w:w="700" w:type="dxa"/>
                  <w:tcBorders>
                    <w:top w:val="single" w:sz="4" w:space="0" w:color="auto"/>
                    <w:left w:val="single" w:sz="4" w:space="0" w:color="auto"/>
                    <w:bottom w:val="single" w:sz="4" w:space="0" w:color="auto"/>
                    <w:right w:val="single" w:sz="4" w:space="0" w:color="auto"/>
                  </w:tcBorders>
                  <w:shd w:val="clear" w:color="000000" w:fill="FBB6B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44.7%</w:t>
                  </w:r>
                </w:p>
              </w:tc>
              <w:tc>
                <w:tcPr>
                  <w:tcW w:w="700" w:type="dxa"/>
                  <w:tcBorders>
                    <w:top w:val="single" w:sz="4" w:space="0" w:color="auto"/>
                    <w:left w:val="single" w:sz="4" w:space="0" w:color="auto"/>
                    <w:bottom w:val="single" w:sz="4" w:space="0" w:color="auto"/>
                    <w:right w:val="single" w:sz="4" w:space="0" w:color="auto"/>
                  </w:tcBorders>
                  <w:shd w:val="clear" w:color="000000" w:fill="FCF2F5"/>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7.0%</w:t>
                  </w:r>
                </w:p>
              </w:tc>
              <w:tc>
                <w:tcPr>
                  <w:tcW w:w="880" w:type="dxa"/>
                  <w:tcBorders>
                    <w:top w:val="single" w:sz="4" w:space="0" w:color="auto"/>
                    <w:left w:val="single" w:sz="4" w:space="0" w:color="auto"/>
                    <w:bottom w:val="single" w:sz="4" w:space="0" w:color="auto"/>
                    <w:right w:val="single" w:sz="8" w:space="0" w:color="auto"/>
                  </w:tcBorders>
                  <w:shd w:val="clear" w:color="000000" w:fill="FCF8FB"/>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3.1%</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6</w:t>
                  </w:r>
                </w:p>
              </w:tc>
              <w:tc>
                <w:tcPr>
                  <w:tcW w:w="700" w:type="dxa"/>
                  <w:tcBorders>
                    <w:top w:val="single" w:sz="4" w:space="0" w:color="auto"/>
                    <w:left w:val="single" w:sz="4" w:space="0" w:color="auto"/>
                    <w:bottom w:val="single" w:sz="4" w:space="0" w:color="auto"/>
                    <w:right w:val="single" w:sz="4" w:space="0" w:color="auto"/>
                  </w:tcBorders>
                  <w:shd w:val="clear" w:color="000000" w:fill="FCF4F7"/>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5.6%</w:t>
                  </w:r>
                </w:p>
              </w:tc>
              <w:tc>
                <w:tcPr>
                  <w:tcW w:w="700" w:type="dxa"/>
                  <w:tcBorders>
                    <w:top w:val="single" w:sz="4" w:space="0" w:color="auto"/>
                    <w:left w:val="single" w:sz="4" w:space="0" w:color="auto"/>
                    <w:bottom w:val="single" w:sz="4" w:space="0" w:color="auto"/>
                    <w:right w:val="single" w:sz="4" w:space="0" w:color="auto"/>
                  </w:tcBorders>
                  <w:shd w:val="clear" w:color="000000" w:fill="FA9093"/>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68.9%</w:t>
                  </w:r>
                </w:p>
              </w:tc>
              <w:tc>
                <w:tcPr>
                  <w:tcW w:w="700" w:type="dxa"/>
                  <w:tcBorders>
                    <w:top w:val="single" w:sz="4" w:space="0" w:color="auto"/>
                    <w:left w:val="single" w:sz="4" w:space="0" w:color="auto"/>
                    <w:bottom w:val="single" w:sz="4" w:space="0" w:color="auto"/>
                    <w:right w:val="single" w:sz="4" w:space="0" w:color="auto"/>
                  </w:tcBorders>
                  <w:shd w:val="clear" w:color="000000" w:fill="FCDFE1"/>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19.1%</w:t>
                  </w:r>
                </w:p>
              </w:tc>
              <w:tc>
                <w:tcPr>
                  <w:tcW w:w="70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0.7%</w:t>
                  </w:r>
                </w:p>
              </w:tc>
              <w:tc>
                <w:tcPr>
                  <w:tcW w:w="880" w:type="dxa"/>
                  <w:tcBorders>
                    <w:top w:val="single" w:sz="4" w:space="0" w:color="auto"/>
                    <w:left w:val="single" w:sz="4" w:space="0" w:color="auto"/>
                    <w:bottom w:val="single" w:sz="4" w:space="0" w:color="auto"/>
                    <w:right w:val="single" w:sz="8" w:space="0" w:color="auto"/>
                  </w:tcBorders>
                  <w:shd w:val="clear" w:color="000000" w:fill="FCF4F7"/>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5.8%</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7</w:t>
                  </w:r>
                </w:p>
              </w:tc>
              <w:tc>
                <w:tcPr>
                  <w:tcW w:w="700" w:type="dxa"/>
                  <w:tcBorders>
                    <w:top w:val="single" w:sz="4" w:space="0" w:color="auto"/>
                    <w:left w:val="single" w:sz="4" w:space="0" w:color="auto"/>
                    <w:bottom w:val="single" w:sz="4" w:space="0" w:color="auto"/>
                    <w:right w:val="single" w:sz="4" w:space="0" w:color="auto"/>
                  </w:tcBorders>
                  <w:shd w:val="clear" w:color="000000" w:fill="FCF5F8"/>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4.9%</w:t>
                  </w:r>
                </w:p>
              </w:tc>
              <w:tc>
                <w:tcPr>
                  <w:tcW w:w="700" w:type="dxa"/>
                  <w:tcBorders>
                    <w:top w:val="single" w:sz="4" w:space="0" w:color="auto"/>
                    <w:left w:val="single" w:sz="4" w:space="0" w:color="auto"/>
                    <w:bottom w:val="single" w:sz="4" w:space="0" w:color="auto"/>
                    <w:right w:val="single" w:sz="4" w:space="0" w:color="auto"/>
                  </w:tcBorders>
                  <w:shd w:val="clear" w:color="000000" w:fill="FCE5E8"/>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14.8%</w:t>
                  </w:r>
                </w:p>
              </w:tc>
              <w:tc>
                <w:tcPr>
                  <w:tcW w:w="700" w:type="dxa"/>
                  <w:tcBorders>
                    <w:top w:val="single" w:sz="4" w:space="0" w:color="auto"/>
                    <w:left w:val="single" w:sz="4" w:space="0" w:color="auto"/>
                    <w:bottom w:val="single" w:sz="4" w:space="0" w:color="auto"/>
                    <w:right w:val="single" w:sz="4" w:space="0" w:color="auto"/>
                  </w:tcBorders>
                  <w:shd w:val="clear" w:color="000000" w:fill="FCF6F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4.1%</w:t>
                  </w:r>
                </w:p>
              </w:tc>
              <w:tc>
                <w:tcPr>
                  <w:tcW w:w="700" w:type="dxa"/>
                  <w:tcBorders>
                    <w:top w:val="single" w:sz="4" w:space="0" w:color="auto"/>
                    <w:left w:val="single" w:sz="4" w:space="0" w:color="auto"/>
                    <w:bottom w:val="single" w:sz="4" w:space="0" w:color="auto"/>
                    <w:right w:val="single" w:sz="4" w:space="0" w:color="auto"/>
                  </w:tcBorders>
                  <w:shd w:val="clear" w:color="000000" w:fill="FBB5B7"/>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45.6%</w:t>
                  </w:r>
                </w:p>
              </w:tc>
              <w:tc>
                <w:tcPr>
                  <w:tcW w:w="880" w:type="dxa"/>
                  <w:tcBorders>
                    <w:top w:val="single" w:sz="4" w:space="0" w:color="auto"/>
                    <w:left w:val="single" w:sz="4" w:space="0" w:color="auto"/>
                    <w:bottom w:val="single" w:sz="4" w:space="0" w:color="auto"/>
                    <w:right w:val="single" w:sz="8" w:space="0" w:color="auto"/>
                  </w:tcBorders>
                  <w:shd w:val="clear" w:color="000000" w:fill="FBCDC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30.6%</w:t>
                  </w:r>
                </w:p>
              </w:tc>
            </w:tr>
            <w:tr w:rsidR="008F5BA4" w:rsidRPr="00213978" w:rsidTr="00E8207D">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8</w:t>
                  </w:r>
                </w:p>
              </w:tc>
              <w:tc>
                <w:tcPr>
                  <w:tcW w:w="700" w:type="dxa"/>
                  <w:tcBorders>
                    <w:top w:val="single" w:sz="4" w:space="0" w:color="auto"/>
                    <w:left w:val="single" w:sz="4" w:space="0" w:color="auto"/>
                    <w:bottom w:val="single" w:sz="4" w:space="0" w:color="auto"/>
                    <w:right w:val="single" w:sz="4" w:space="0" w:color="auto"/>
                  </w:tcBorders>
                  <w:shd w:val="clear" w:color="000000" w:fill="FCFAFD"/>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1.6%</w:t>
                  </w:r>
                </w:p>
              </w:tc>
              <w:tc>
                <w:tcPr>
                  <w:tcW w:w="700"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41.6%</w:t>
                  </w:r>
                </w:p>
              </w:tc>
              <w:tc>
                <w:tcPr>
                  <w:tcW w:w="700" w:type="dxa"/>
                  <w:tcBorders>
                    <w:top w:val="single" w:sz="4" w:space="0" w:color="auto"/>
                    <w:left w:val="single" w:sz="4" w:space="0" w:color="auto"/>
                    <w:bottom w:val="single" w:sz="4" w:space="0" w:color="auto"/>
                    <w:right w:val="single" w:sz="4" w:space="0" w:color="auto"/>
                  </w:tcBorders>
                  <w:shd w:val="clear" w:color="000000" w:fill="FBB6B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44.7%</w:t>
                  </w:r>
                </w:p>
              </w:tc>
              <w:tc>
                <w:tcPr>
                  <w:tcW w:w="700" w:type="dxa"/>
                  <w:tcBorders>
                    <w:top w:val="single" w:sz="4" w:space="0" w:color="auto"/>
                    <w:left w:val="single" w:sz="4" w:space="0" w:color="auto"/>
                    <w:bottom w:val="single" w:sz="4" w:space="0" w:color="auto"/>
                    <w:right w:val="single" w:sz="4" w:space="0" w:color="auto"/>
                  </w:tcBorders>
                  <w:shd w:val="clear" w:color="000000" w:fill="FCEFF2"/>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8.5%</w:t>
                  </w:r>
                </w:p>
              </w:tc>
              <w:tc>
                <w:tcPr>
                  <w:tcW w:w="880" w:type="dxa"/>
                  <w:tcBorders>
                    <w:top w:val="single" w:sz="4" w:space="0" w:color="auto"/>
                    <w:left w:val="single" w:sz="4" w:space="0" w:color="auto"/>
                    <w:bottom w:val="single" w:sz="4" w:space="0" w:color="auto"/>
                    <w:right w:val="single" w:sz="8" w:space="0" w:color="auto"/>
                  </w:tcBorders>
                  <w:shd w:val="clear" w:color="000000" w:fill="FCF7FA"/>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3.6%</w:t>
                  </w:r>
                </w:p>
              </w:tc>
            </w:tr>
            <w:tr w:rsidR="008F5BA4" w:rsidRPr="00213978" w:rsidTr="00E8207D">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rsidR="00811510" w:rsidRPr="00213978" w:rsidRDefault="00811510" w:rsidP="00E8207D">
                  <w:pPr>
                    <w:spacing w:after="0" w:line="240" w:lineRule="auto"/>
                    <w:jc w:val="center"/>
                    <w:rPr>
                      <w:rFonts w:ascii="Calibri" w:eastAsia="Times New Roman" w:hAnsi="Calibri" w:cs="Times New Roman"/>
                      <w:b/>
                      <w:bCs/>
                      <w:color w:val="000000"/>
                      <w:sz w:val="16"/>
                      <w:szCs w:val="16"/>
                    </w:rPr>
                  </w:pPr>
                  <w:r w:rsidRPr="00213978">
                    <w:rPr>
                      <w:rFonts w:ascii="Calibri" w:eastAsia="Times New Roman" w:hAnsi="Calibri" w:cs="Times New Roman"/>
                      <w:b/>
                      <w:bCs/>
                      <w:color w:val="000000"/>
                      <w:sz w:val="16"/>
                      <w:szCs w:val="16"/>
                    </w:rPr>
                    <w:t>9</w:t>
                  </w:r>
                </w:p>
              </w:tc>
              <w:tc>
                <w:tcPr>
                  <w:tcW w:w="700" w:type="dxa"/>
                  <w:tcBorders>
                    <w:top w:val="single" w:sz="4" w:space="0" w:color="auto"/>
                    <w:left w:val="single" w:sz="4" w:space="0" w:color="auto"/>
                    <w:bottom w:val="single" w:sz="8" w:space="0" w:color="auto"/>
                    <w:right w:val="single" w:sz="4" w:space="0" w:color="auto"/>
                  </w:tcBorders>
                  <w:shd w:val="clear" w:color="000000" w:fill="FCF6F9"/>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4.3%</w:t>
                  </w:r>
                </w:p>
              </w:tc>
              <w:tc>
                <w:tcPr>
                  <w:tcW w:w="700" w:type="dxa"/>
                  <w:tcBorders>
                    <w:top w:val="single" w:sz="4" w:space="0" w:color="auto"/>
                    <w:left w:val="single" w:sz="4" w:space="0" w:color="auto"/>
                    <w:bottom w:val="single" w:sz="8" w:space="0" w:color="auto"/>
                    <w:right w:val="single" w:sz="4" w:space="0" w:color="auto"/>
                  </w:tcBorders>
                  <w:shd w:val="clear" w:color="000000" w:fill="F98E90"/>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70.3%</w:t>
                  </w:r>
                </w:p>
              </w:tc>
              <w:tc>
                <w:tcPr>
                  <w:tcW w:w="700" w:type="dxa"/>
                  <w:tcBorders>
                    <w:top w:val="single" w:sz="4" w:space="0" w:color="auto"/>
                    <w:left w:val="single" w:sz="4" w:space="0" w:color="auto"/>
                    <w:bottom w:val="single" w:sz="8" w:space="0" w:color="auto"/>
                    <w:right w:val="single" w:sz="4" w:space="0" w:color="auto"/>
                  </w:tcBorders>
                  <w:shd w:val="clear" w:color="000000" w:fill="FCDFE2"/>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18.8%</w:t>
                  </w:r>
                </w:p>
              </w:tc>
              <w:tc>
                <w:tcPr>
                  <w:tcW w:w="700" w:type="dxa"/>
                  <w:tcBorders>
                    <w:top w:val="single" w:sz="4" w:space="0" w:color="auto"/>
                    <w:left w:val="single" w:sz="4" w:space="0" w:color="auto"/>
                    <w:bottom w:val="single" w:sz="8" w:space="0" w:color="auto"/>
                    <w:right w:val="single" w:sz="4" w:space="0" w:color="auto"/>
                  </w:tcBorders>
                  <w:shd w:val="clear" w:color="000000" w:fill="FCFCFF"/>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0.8%</w:t>
                  </w:r>
                </w:p>
              </w:tc>
              <w:tc>
                <w:tcPr>
                  <w:tcW w:w="880" w:type="dxa"/>
                  <w:tcBorders>
                    <w:top w:val="single" w:sz="4" w:space="0" w:color="auto"/>
                    <w:left w:val="single" w:sz="4" w:space="0" w:color="auto"/>
                    <w:bottom w:val="single" w:sz="8" w:space="0" w:color="auto"/>
                    <w:right w:val="single" w:sz="8" w:space="0" w:color="auto"/>
                  </w:tcBorders>
                  <w:shd w:val="clear" w:color="000000" w:fill="FCF4F7"/>
                  <w:noWrap/>
                  <w:vAlign w:val="bottom"/>
                  <w:hideMark/>
                </w:tcPr>
                <w:p w:rsidR="00811510" w:rsidRPr="00213978" w:rsidRDefault="00811510" w:rsidP="00E8207D">
                  <w:pPr>
                    <w:spacing w:after="0" w:line="240" w:lineRule="auto"/>
                    <w:jc w:val="center"/>
                    <w:rPr>
                      <w:rFonts w:ascii="Calibri" w:eastAsia="Times New Roman" w:hAnsi="Calibri" w:cs="Times New Roman"/>
                      <w:i/>
                      <w:iCs/>
                      <w:color w:val="000000"/>
                      <w:sz w:val="16"/>
                      <w:szCs w:val="16"/>
                    </w:rPr>
                  </w:pPr>
                  <w:r w:rsidRPr="00213978">
                    <w:rPr>
                      <w:rFonts w:ascii="Calibri" w:eastAsia="Times New Roman" w:hAnsi="Calibri" w:cs="Times New Roman"/>
                      <w:i/>
                      <w:iCs/>
                      <w:color w:val="000000"/>
                      <w:sz w:val="16"/>
                      <w:szCs w:val="16"/>
                    </w:rPr>
                    <w:t>5.8%</w:t>
                  </w:r>
                </w:p>
              </w:tc>
            </w:tr>
          </w:tbl>
          <w:p w:rsidR="002922F5" w:rsidRDefault="002922F5" w:rsidP="002604A4">
            <w:pPr>
              <w:jc w:val="center"/>
              <w:rPr>
                <w:noProof/>
              </w:rPr>
            </w:pPr>
          </w:p>
        </w:tc>
        <w:tc>
          <w:tcPr>
            <w:tcW w:w="4742" w:type="dxa"/>
            <w:vAlign w:val="center"/>
          </w:tcPr>
          <w:tbl>
            <w:tblPr>
              <w:tblW w:w="4640" w:type="dxa"/>
              <w:tblLook w:val="04A0" w:firstRow="1" w:lastRow="0" w:firstColumn="1" w:lastColumn="0" w:noHBand="0" w:noVBand="1"/>
            </w:tblPr>
            <w:tblGrid>
              <w:gridCol w:w="929"/>
              <w:gridCol w:w="681"/>
              <w:gridCol w:w="681"/>
              <w:gridCol w:w="681"/>
              <w:gridCol w:w="681"/>
              <w:gridCol w:w="853"/>
            </w:tblGrid>
            <w:tr w:rsidR="008F5BA4" w:rsidRPr="002B66DF" w:rsidTr="002B66DF">
              <w:trPr>
                <w:trHeight w:val="315"/>
              </w:trPr>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Group #</w:t>
                  </w:r>
                </w:p>
              </w:tc>
              <w:tc>
                <w:tcPr>
                  <w:tcW w:w="700" w:type="dxa"/>
                  <w:tcBorders>
                    <w:top w:val="single" w:sz="8" w:space="0" w:color="auto"/>
                    <w:left w:val="nil"/>
                    <w:bottom w:val="nil"/>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road1</w:t>
                  </w:r>
                </w:p>
              </w:tc>
              <w:tc>
                <w:tcPr>
                  <w:tcW w:w="700" w:type="dxa"/>
                  <w:tcBorders>
                    <w:top w:val="single" w:sz="8" w:space="0" w:color="auto"/>
                    <w:left w:val="nil"/>
                    <w:bottom w:val="nil"/>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road2</w:t>
                  </w:r>
                </w:p>
              </w:tc>
              <w:tc>
                <w:tcPr>
                  <w:tcW w:w="700" w:type="dxa"/>
                  <w:tcBorders>
                    <w:top w:val="single" w:sz="8" w:space="0" w:color="auto"/>
                    <w:left w:val="nil"/>
                    <w:bottom w:val="nil"/>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grass</w:t>
                  </w:r>
                </w:p>
              </w:tc>
              <w:tc>
                <w:tcPr>
                  <w:tcW w:w="700" w:type="dxa"/>
                  <w:tcBorders>
                    <w:top w:val="single" w:sz="8" w:space="0" w:color="auto"/>
                    <w:left w:val="nil"/>
                    <w:bottom w:val="nil"/>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tree</w:t>
                  </w:r>
                </w:p>
              </w:tc>
              <w:tc>
                <w:tcPr>
                  <w:tcW w:w="880" w:type="dxa"/>
                  <w:tcBorders>
                    <w:top w:val="single" w:sz="8" w:space="0" w:color="auto"/>
                    <w:left w:val="nil"/>
                    <w:bottom w:val="nil"/>
                    <w:right w:val="single" w:sz="8"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building</w:t>
                  </w:r>
                </w:p>
              </w:tc>
            </w:tr>
            <w:tr w:rsidR="008F5BA4" w:rsidRPr="002B66DF" w:rsidTr="002B66DF">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1</w:t>
                  </w:r>
                </w:p>
              </w:tc>
              <w:tc>
                <w:tcPr>
                  <w:tcW w:w="700" w:type="dxa"/>
                  <w:tcBorders>
                    <w:top w:val="single" w:sz="8" w:space="0" w:color="auto"/>
                    <w:left w:val="single" w:sz="4" w:space="0" w:color="auto"/>
                    <w:bottom w:val="single" w:sz="4" w:space="0" w:color="auto"/>
                    <w:right w:val="single" w:sz="4" w:space="0" w:color="auto"/>
                  </w:tcBorders>
                  <w:shd w:val="clear" w:color="000000" w:fill="F9747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64.2%</w:t>
                  </w:r>
                </w:p>
              </w:tc>
              <w:tc>
                <w:tcPr>
                  <w:tcW w:w="700" w:type="dxa"/>
                  <w:tcBorders>
                    <w:top w:val="single" w:sz="8" w:space="0" w:color="auto"/>
                    <w:left w:val="single" w:sz="4" w:space="0" w:color="auto"/>
                    <w:bottom w:val="single" w:sz="4" w:space="0" w:color="auto"/>
                    <w:right w:val="single" w:sz="4" w:space="0" w:color="auto"/>
                  </w:tcBorders>
                  <w:shd w:val="clear" w:color="000000" w:fill="FCFAFD"/>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1.4%</w:t>
                  </w:r>
                </w:p>
              </w:tc>
              <w:tc>
                <w:tcPr>
                  <w:tcW w:w="700" w:type="dxa"/>
                  <w:tcBorders>
                    <w:top w:val="single" w:sz="8" w:space="0" w:color="auto"/>
                    <w:left w:val="single" w:sz="4" w:space="0" w:color="auto"/>
                    <w:bottom w:val="single" w:sz="4" w:space="0" w:color="auto"/>
                    <w:right w:val="single" w:sz="4" w:space="0" w:color="auto"/>
                  </w:tcBorders>
                  <w:shd w:val="clear" w:color="000000" w:fill="FCFBFE"/>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0.5%</w:t>
                  </w:r>
                </w:p>
              </w:tc>
              <w:tc>
                <w:tcPr>
                  <w:tcW w:w="700" w:type="dxa"/>
                  <w:tcBorders>
                    <w:top w:val="single" w:sz="8" w:space="0" w:color="auto"/>
                    <w:left w:val="single" w:sz="4" w:space="0" w:color="auto"/>
                    <w:bottom w:val="single" w:sz="4" w:space="0" w:color="auto"/>
                    <w:right w:val="single" w:sz="4" w:space="0" w:color="auto"/>
                  </w:tcBorders>
                  <w:shd w:val="clear" w:color="000000" w:fill="FBD6D9"/>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18.0%</w:t>
                  </w:r>
                </w:p>
              </w:tc>
              <w:tc>
                <w:tcPr>
                  <w:tcW w:w="880" w:type="dxa"/>
                  <w:tcBorders>
                    <w:top w:val="single" w:sz="8" w:space="0" w:color="auto"/>
                    <w:left w:val="single" w:sz="4" w:space="0" w:color="auto"/>
                    <w:bottom w:val="single" w:sz="4" w:space="0" w:color="auto"/>
                    <w:right w:val="single" w:sz="8" w:space="0" w:color="auto"/>
                  </w:tcBorders>
                  <w:shd w:val="clear" w:color="000000" w:fill="FCDBDE"/>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15.9%</w:t>
                  </w:r>
                </w:p>
              </w:tc>
            </w:tr>
            <w:tr w:rsidR="008F5BA4" w:rsidRPr="002B66DF" w:rsidTr="002B66D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2</w:t>
                  </w:r>
                </w:p>
              </w:tc>
              <w:tc>
                <w:tcPr>
                  <w:tcW w:w="700" w:type="dxa"/>
                  <w:tcBorders>
                    <w:top w:val="single" w:sz="4" w:space="0" w:color="auto"/>
                    <w:left w:val="single" w:sz="4" w:space="0" w:color="auto"/>
                    <w:bottom w:val="single" w:sz="4" w:space="0" w:color="auto"/>
                    <w:right w:val="single" w:sz="4" w:space="0" w:color="auto"/>
                  </w:tcBorders>
                  <w:shd w:val="clear" w:color="000000" w:fill="FCF3F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4.7%</w:t>
                  </w:r>
                </w:p>
              </w:tc>
              <w:tc>
                <w:tcPr>
                  <w:tcW w:w="700" w:type="dxa"/>
                  <w:tcBorders>
                    <w:top w:val="single" w:sz="4" w:space="0" w:color="auto"/>
                    <w:left w:val="single" w:sz="4" w:space="0" w:color="auto"/>
                    <w:bottom w:val="single" w:sz="4" w:space="0" w:color="auto"/>
                    <w:right w:val="single" w:sz="4" w:space="0" w:color="auto"/>
                  </w:tcBorders>
                  <w:shd w:val="clear" w:color="000000" w:fill="FCE4E7"/>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11.7%</w:t>
                  </w:r>
                </w:p>
              </w:tc>
              <w:tc>
                <w:tcPr>
                  <w:tcW w:w="700" w:type="dxa"/>
                  <w:tcBorders>
                    <w:top w:val="single" w:sz="4" w:space="0" w:color="auto"/>
                    <w:left w:val="single" w:sz="4" w:space="0" w:color="auto"/>
                    <w:bottom w:val="single" w:sz="4" w:space="0" w:color="auto"/>
                    <w:right w:val="single" w:sz="4" w:space="0" w:color="auto"/>
                  </w:tcBorders>
                  <w:shd w:val="clear" w:color="000000" w:fill="FCF9FC"/>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1.8%</w:t>
                  </w:r>
                </w:p>
              </w:tc>
              <w:tc>
                <w:tcPr>
                  <w:tcW w:w="700" w:type="dxa"/>
                  <w:tcBorders>
                    <w:top w:val="single" w:sz="4" w:space="0" w:color="auto"/>
                    <w:left w:val="single" w:sz="4" w:space="0" w:color="auto"/>
                    <w:bottom w:val="single" w:sz="4" w:space="0" w:color="auto"/>
                    <w:right w:val="single" w:sz="4" w:space="0" w:color="auto"/>
                  </w:tcBorders>
                  <w:shd w:val="clear" w:color="000000" w:fill="F9888A"/>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55.1%</w:t>
                  </w:r>
                </w:p>
              </w:tc>
              <w:tc>
                <w:tcPr>
                  <w:tcW w:w="880" w:type="dxa"/>
                  <w:tcBorders>
                    <w:top w:val="single" w:sz="4" w:space="0" w:color="auto"/>
                    <w:left w:val="single" w:sz="4" w:space="0" w:color="auto"/>
                    <w:bottom w:val="single" w:sz="4" w:space="0" w:color="auto"/>
                    <w:right w:val="single" w:sz="8" w:space="0" w:color="auto"/>
                  </w:tcBorders>
                  <w:shd w:val="clear" w:color="000000" w:fill="FBC4C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26.7%</w:t>
                  </w:r>
                </w:p>
              </w:tc>
            </w:tr>
            <w:tr w:rsidR="008F5BA4" w:rsidRPr="002B66DF" w:rsidTr="002B66D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3</w:t>
                  </w:r>
                </w:p>
              </w:tc>
              <w:tc>
                <w:tcPr>
                  <w:tcW w:w="700" w:type="dxa"/>
                  <w:tcBorders>
                    <w:top w:val="single" w:sz="4" w:space="0" w:color="auto"/>
                    <w:left w:val="single" w:sz="4" w:space="0" w:color="auto"/>
                    <w:bottom w:val="single" w:sz="4" w:space="0" w:color="auto"/>
                    <w:right w:val="single" w:sz="4" w:space="0" w:color="auto"/>
                  </w:tcBorders>
                  <w:shd w:val="clear" w:color="000000" w:fill="FCF8FB"/>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1.9%</w:t>
                  </w:r>
                </w:p>
              </w:tc>
              <w:tc>
                <w:tcPr>
                  <w:tcW w:w="700" w:type="dxa"/>
                  <w:tcBorders>
                    <w:top w:val="single" w:sz="4" w:space="0" w:color="auto"/>
                    <w:left w:val="single" w:sz="4" w:space="0" w:color="auto"/>
                    <w:bottom w:val="single" w:sz="4" w:space="0" w:color="auto"/>
                    <w:right w:val="single" w:sz="4" w:space="0" w:color="auto"/>
                  </w:tcBorders>
                  <w:shd w:val="clear" w:color="000000" w:fill="FAAAAD"/>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38.8%</w:t>
                  </w:r>
                </w:p>
              </w:tc>
              <w:tc>
                <w:tcPr>
                  <w:tcW w:w="700" w:type="dxa"/>
                  <w:tcBorders>
                    <w:top w:val="single" w:sz="4" w:space="0" w:color="auto"/>
                    <w:left w:val="single" w:sz="4" w:space="0" w:color="auto"/>
                    <w:bottom w:val="single" w:sz="4" w:space="0" w:color="auto"/>
                    <w:right w:val="single" w:sz="4" w:space="0" w:color="auto"/>
                  </w:tcBorders>
                  <w:shd w:val="clear" w:color="000000" w:fill="FAA0A3"/>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43.5%</w:t>
                  </w:r>
                </w:p>
              </w:tc>
              <w:tc>
                <w:tcPr>
                  <w:tcW w:w="700" w:type="dxa"/>
                  <w:tcBorders>
                    <w:top w:val="single" w:sz="4" w:space="0" w:color="auto"/>
                    <w:left w:val="single" w:sz="4" w:space="0" w:color="auto"/>
                    <w:bottom w:val="single" w:sz="4" w:space="0" w:color="auto"/>
                    <w:right w:val="single" w:sz="4" w:space="0" w:color="auto"/>
                  </w:tcBorders>
                  <w:shd w:val="clear" w:color="000000" w:fill="FCE6E9"/>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10.4%</w:t>
                  </w:r>
                </w:p>
              </w:tc>
              <w:tc>
                <w:tcPr>
                  <w:tcW w:w="880" w:type="dxa"/>
                  <w:tcBorders>
                    <w:top w:val="single" w:sz="4" w:space="0" w:color="auto"/>
                    <w:left w:val="single" w:sz="4" w:space="0" w:color="auto"/>
                    <w:bottom w:val="single" w:sz="4" w:space="0" w:color="auto"/>
                    <w:right w:val="single" w:sz="8" w:space="0" w:color="auto"/>
                  </w:tcBorders>
                  <w:shd w:val="clear" w:color="000000" w:fill="FCF1F4"/>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5.4%</w:t>
                  </w:r>
                </w:p>
              </w:tc>
            </w:tr>
            <w:tr w:rsidR="008F5BA4" w:rsidRPr="002B66DF" w:rsidTr="002B66D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2B66DF" w:rsidRPr="002B66DF" w:rsidRDefault="002B66DF" w:rsidP="002B66DF">
                  <w:pPr>
                    <w:spacing w:after="0" w:line="240" w:lineRule="auto"/>
                    <w:jc w:val="center"/>
                    <w:rPr>
                      <w:rFonts w:ascii="Calibri" w:eastAsia="Times New Roman" w:hAnsi="Calibri" w:cs="Times New Roman"/>
                      <w:b/>
                      <w:bCs/>
                      <w:color w:val="000000"/>
                      <w:sz w:val="16"/>
                      <w:szCs w:val="16"/>
                    </w:rPr>
                  </w:pPr>
                  <w:r w:rsidRPr="002B66DF">
                    <w:rPr>
                      <w:rFonts w:ascii="Calibri" w:eastAsia="Times New Roman" w:hAnsi="Calibri" w:cs="Times New Roman"/>
                      <w:b/>
                      <w:bCs/>
                      <w:color w:val="000000"/>
                      <w:sz w:val="16"/>
                      <w:szCs w:val="16"/>
                    </w:rPr>
                    <w:t>4</w:t>
                  </w:r>
                </w:p>
              </w:tc>
              <w:tc>
                <w:tcPr>
                  <w:tcW w:w="700" w:type="dxa"/>
                  <w:tcBorders>
                    <w:top w:val="single" w:sz="4" w:space="0" w:color="auto"/>
                    <w:left w:val="single" w:sz="4" w:space="0" w:color="auto"/>
                    <w:bottom w:val="single" w:sz="4" w:space="0" w:color="auto"/>
                    <w:right w:val="single" w:sz="4" w:space="0" w:color="auto"/>
                  </w:tcBorders>
                  <w:shd w:val="clear" w:color="000000" w:fill="FCF3F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4.5%</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69.4%</w:t>
                  </w:r>
                </w:p>
              </w:tc>
              <w:tc>
                <w:tcPr>
                  <w:tcW w:w="700" w:type="dxa"/>
                  <w:tcBorders>
                    <w:top w:val="single" w:sz="4" w:space="0" w:color="auto"/>
                    <w:left w:val="single" w:sz="4" w:space="0" w:color="auto"/>
                    <w:bottom w:val="single" w:sz="4" w:space="0" w:color="auto"/>
                    <w:right w:val="single" w:sz="4" w:space="0" w:color="auto"/>
                  </w:tcBorders>
                  <w:shd w:val="clear" w:color="000000" w:fill="FBD3D6"/>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19.7%</w:t>
                  </w:r>
                </w:p>
              </w:tc>
              <w:tc>
                <w:tcPr>
                  <w:tcW w:w="700" w:type="dxa"/>
                  <w:tcBorders>
                    <w:top w:val="single" w:sz="4" w:space="0" w:color="auto"/>
                    <w:left w:val="single" w:sz="4" w:space="0" w:color="auto"/>
                    <w:bottom w:val="single" w:sz="4" w:space="0" w:color="auto"/>
                    <w:right w:val="single" w:sz="4" w:space="0" w:color="auto"/>
                  </w:tcBorders>
                  <w:shd w:val="clear" w:color="000000" w:fill="FCFBFE"/>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0.8%</w:t>
                  </w:r>
                </w:p>
              </w:tc>
              <w:tc>
                <w:tcPr>
                  <w:tcW w:w="880" w:type="dxa"/>
                  <w:tcBorders>
                    <w:top w:val="single" w:sz="4" w:space="0" w:color="auto"/>
                    <w:left w:val="single" w:sz="4" w:space="0" w:color="auto"/>
                    <w:bottom w:val="single" w:sz="4" w:space="0" w:color="auto"/>
                    <w:right w:val="single" w:sz="8" w:space="0" w:color="auto"/>
                  </w:tcBorders>
                  <w:shd w:val="clear" w:color="000000" w:fill="FCF1F3"/>
                  <w:noWrap/>
                  <w:vAlign w:val="bottom"/>
                  <w:hideMark/>
                </w:tcPr>
                <w:p w:rsidR="002B66DF" w:rsidRPr="002B66DF" w:rsidRDefault="002B66DF" w:rsidP="002B66DF">
                  <w:pPr>
                    <w:spacing w:after="0" w:line="240" w:lineRule="auto"/>
                    <w:jc w:val="center"/>
                    <w:rPr>
                      <w:rFonts w:ascii="Calibri" w:eastAsia="Times New Roman" w:hAnsi="Calibri" w:cs="Times New Roman"/>
                      <w:i/>
                      <w:iCs/>
                      <w:color w:val="000000"/>
                      <w:sz w:val="16"/>
                      <w:szCs w:val="16"/>
                    </w:rPr>
                  </w:pPr>
                  <w:r w:rsidRPr="002B66DF">
                    <w:rPr>
                      <w:rFonts w:ascii="Calibri" w:eastAsia="Times New Roman" w:hAnsi="Calibri" w:cs="Times New Roman"/>
                      <w:i/>
                      <w:iCs/>
                      <w:color w:val="000000"/>
                      <w:sz w:val="16"/>
                      <w:szCs w:val="16"/>
                    </w:rPr>
                    <w:t>5.7%</w:t>
                  </w:r>
                </w:p>
              </w:tc>
            </w:tr>
          </w:tbl>
          <w:p w:rsidR="00284014" w:rsidRDefault="00284014" w:rsidP="001B53F4">
            <w:pPr>
              <w:keepNext/>
              <w:jc w:val="center"/>
            </w:pPr>
          </w:p>
        </w:tc>
      </w:tr>
    </w:tbl>
    <w:p w:rsidR="00071336" w:rsidRDefault="001B53F4" w:rsidP="001B53F4">
      <w:pPr>
        <w:pStyle w:val="Caption"/>
        <w:jc w:val="center"/>
      </w:pPr>
      <w:bookmarkStart w:id="275" w:name="_Ref396067505"/>
      <w:r>
        <w:t xml:space="preserve">Table </w:t>
      </w:r>
      <w:r w:rsidR="00603FA5">
        <w:fldChar w:fldCharType="begin"/>
      </w:r>
      <w:r w:rsidR="00603FA5">
        <w:instrText xml:space="preserve"> SEQ Table \* ARABIC </w:instrText>
      </w:r>
      <w:r w:rsidR="00603FA5">
        <w:fldChar w:fldCharType="separate"/>
      </w:r>
      <w:r w:rsidR="00D57947">
        <w:rPr>
          <w:noProof/>
        </w:rPr>
        <w:t>15</w:t>
      </w:r>
      <w:r w:rsidR="00603FA5">
        <w:rPr>
          <w:noProof/>
        </w:rPr>
        <w:fldChar w:fldCharType="end"/>
      </w:r>
      <w:bookmarkEnd w:id="275"/>
      <w:r>
        <w:t xml:space="preserve"> Land classification by SOM with 4x4 neuron configuration (left) and 2x2 neuron configuration (right)</w:t>
      </w:r>
    </w:p>
    <w:p w:rsidR="00802C1D" w:rsidRDefault="00802C1D"/>
    <w:p w:rsidR="00802C1D" w:rsidRDefault="00802C1D"/>
    <w:p w:rsidR="00802C1D" w:rsidRDefault="00EA37FF">
      <w:r>
        <w:lastRenderedPageBreak/>
        <w:t xml:space="preserve">Overall, the SOM analysis claims that the main features of the waveforms are the value of the maximum intensity. But, if the slightly differences of the samples are taken into consideration, better performance can be </w:t>
      </w:r>
      <w:r w:rsidR="001A0868">
        <w:t>achieve</w:t>
      </w:r>
      <w:r>
        <w:t>.</w:t>
      </w:r>
    </w:p>
    <w:p w:rsidR="00213978" w:rsidRDefault="00012CDA" w:rsidP="00012CDA">
      <w:pPr>
        <w:pStyle w:val="Heading2"/>
      </w:pPr>
      <w:r>
        <w:t>Combined</w:t>
      </w:r>
    </w:p>
    <w:p w:rsidR="001A0868" w:rsidRDefault="005C007D" w:rsidP="001A0868">
      <w:r>
        <w:t xml:space="preserve">The </w:t>
      </w:r>
      <w:r w:rsidR="00EF0B93">
        <w:t>above</w:t>
      </w:r>
      <w:r>
        <w:t xml:space="preserve"> presented </w:t>
      </w:r>
      <w:r w:rsidR="00EF0B93">
        <w:t xml:space="preserve">three </w:t>
      </w:r>
      <w:r>
        <w:t>methods (</w:t>
      </w:r>
      <w:r w:rsidR="0016079D">
        <w:t>m</w:t>
      </w:r>
      <w:r>
        <w:t>edian waveform</w:t>
      </w:r>
      <w:r w:rsidR="0016079D">
        <w:t xml:space="preserve"> distances</w:t>
      </w:r>
      <w:r>
        <w:t>, discriminant analysis and SOM) are combined to achieve the best performance.</w:t>
      </w:r>
      <w:r w:rsidR="00F323B8">
        <w:t xml:space="preserve"> </w:t>
      </w:r>
      <w:r w:rsidR="00AB4A80">
        <w:t>First, our algorithm uses Bayesian decision to classify the sample vectors. The Bayes</w:t>
      </w:r>
      <w:r w:rsidR="00483EEB">
        <w:t>ian decision is based on the confusion matrix provided by the median waveform distance classifier and the discriminant analysis of the Gaussian parameters.</w:t>
      </w:r>
      <w:r w:rsidR="006F56A5">
        <w:t xml:space="preserve"> </w:t>
      </w:r>
      <w:r w:rsidR="002A3F40">
        <w:t>After that, t</w:t>
      </w:r>
      <w:r w:rsidR="006F56A5">
        <w:t xml:space="preserve">hose points, </w:t>
      </w:r>
      <w:r w:rsidR="00483EEB">
        <w:t>which are selected to the road</w:t>
      </w:r>
      <w:r w:rsidR="006F56A5">
        <w:t xml:space="preserve">2, will be classified again with 2x2 SOM. </w:t>
      </w:r>
      <w:r w:rsidR="002D17F7">
        <w:t xml:space="preserve">In this step, the </w:t>
      </w:r>
      <w:r w:rsidR="00EF0B93">
        <w:t>algorithm distinguishes</w:t>
      </w:r>
      <w:r w:rsidR="002D17F7">
        <w:t xml:space="preserve"> the road2 and grass. The last step will split up the previously determined road1 class to the waveforms of the final road1 and building classes.</w:t>
      </w:r>
      <w:r w:rsidR="00EF0B93">
        <w:t xml:space="preserve"> </w:t>
      </w:r>
      <w:r w:rsidR="00F323B8">
        <w:t xml:space="preserve">The </w:t>
      </w:r>
      <w:r w:rsidR="00AB4A80">
        <w:t>steps of the algorithm are</w:t>
      </w:r>
      <w:r w:rsidR="00F323B8">
        <w:t xml:space="preserve"> presented by the next table.</w:t>
      </w:r>
    </w:p>
    <w:tbl>
      <w:tblPr>
        <w:tblStyle w:val="TableGrid"/>
        <w:tblW w:w="0" w:type="auto"/>
        <w:jc w:val="center"/>
        <w:tblLook w:val="04A0" w:firstRow="1" w:lastRow="0" w:firstColumn="1" w:lastColumn="0" w:noHBand="0" w:noVBand="1"/>
      </w:tblPr>
      <w:tblGrid>
        <w:gridCol w:w="737"/>
        <w:gridCol w:w="4731"/>
        <w:gridCol w:w="2142"/>
        <w:gridCol w:w="1966"/>
      </w:tblGrid>
      <w:tr w:rsidR="000C2A5E" w:rsidTr="000C2A5E">
        <w:trPr>
          <w:jc w:val="center"/>
        </w:trPr>
        <w:tc>
          <w:tcPr>
            <w:tcW w:w="737" w:type="dxa"/>
            <w:vAlign w:val="center"/>
          </w:tcPr>
          <w:p w:rsidR="000C2A5E" w:rsidRDefault="000C2A5E" w:rsidP="00632EA2">
            <w:pPr>
              <w:pStyle w:val="NoSpacing"/>
            </w:pPr>
          </w:p>
        </w:tc>
        <w:tc>
          <w:tcPr>
            <w:tcW w:w="4731" w:type="dxa"/>
            <w:vAlign w:val="center"/>
          </w:tcPr>
          <w:p w:rsidR="000C2A5E" w:rsidRDefault="000C2A5E" w:rsidP="000C2A5E">
            <w:pPr>
              <w:pStyle w:val="NoSpacing"/>
            </w:pPr>
            <w:r>
              <w:t>Method</w:t>
            </w:r>
          </w:p>
        </w:tc>
        <w:tc>
          <w:tcPr>
            <w:tcW w:w="2142" w:type="dxa"/>
            <w:vAlign w:val="center"/>
          </w:tcPr>
          <w:p w:rsidR="000C2A5E" w:rsidRDefault="000C2A5E" w:rsidP="00632EA2">
            <w:pPr>
              <w:pStyle w:val="NoSpacing"/>
            </w:pPr>
            <w:r>
              <w:t>From</w:t>
            </w:r>
          </w:p>
        </w:tc>
        <w:tc>
          <w:tcPr>
            <w:tcW w:w="1966" w:type="dxa"/>
          </w:tcPr>
          <w:p w:rsidR="000C2A5E" w:rsidRDefault="000C2A5E" w:rsidP="00632EA2">
            <w:pPr>
              <w:pStyle w:val="NoSpacing"/>
            </w:pPr>
            <w:r>
              <w:t>To</w:t>
            </w:r>
          </w:p>
        </w:tc>
      </w:tr>
      <w:tr w:rsidR="000C2A5E" w:rsidTr="000C2A5E">
        <w:trPr>
          <w:jc w:val="center"/>
        </w:trPr>
        <w:tc>
          <w:tcPr>
            <w:tcW w:w="737" w:type="dxa"/>
            <w:vAlign w:val="center"/>
          </w:tcPr>
          <w:p w:rsidR="000C2A5E" w:rsidRDefault="000C2A5E" w:rsidP="003F5E42">
            <w:pPr>
              <w:pStyle w:val="NoSpacing"/>
            </w:pPr>
            <w:r>
              <w:t>1</w:t>
            </w:r>
          </w:p>
        </w:tc>
        <w:tc>
          <w:tcPr>
            <w:tcW w:w="4731" w:type="dxa"/>
            <w:vAlign w:val="center"/>
          </w:tcPr>
          <w:p w:rsidR="000C2A5E" w:rsidRDefault="000C2A5E" w:rsidP="003F5E42">
            <w:pPr>
              <w:pStyle w:val="NoSpacing"/>
            </w:pPr>
            <w:r>
              <w:t>Bayesian decision using the confusion matrices of median waveforms and discriminant analysis</w:t>
            </w:r>
          </w:p>
        </w:tc>
        <w:tc>
          <w:tcPr>
            <w:tcW w:w="2142" w:type="dxa"/>
            <w:vAlign w:val="center"/>
          </w:tcPr>
          <w:p w:rsidR="000C2A5E" w:rsidRDefault="00F63A69" w:rsidP="000C2A5E">
            <w:pPr>
              <w:pStyle w:val="NoSpacing"/>
            </w:pPr>
            <w:r>
              <w:t>all vectors</w:t>
            </w:r>
          </w:p>
          <w:p w:rsidR="000C2A5E" w:rsidRDefault="000C2A5E" w:rsidP="000C2A5E">
            <w:pPr>
              <w:pStyle w:val="NoSpacing"/>
            </w:pPr>
          </w:p>
        </w:tc>
        <w:tc>
          <w:tcPr>
            <w:tcW w:w="1966" w:type="dxa"/>
          </w:tcPr>
          <w:p w:rsidR="000C2A5E" w:rsidRDefault="00F63A69" w:rsidP="000C2A5E">
            <w:pPr>
              <w:pStyle w:val="NoSpacing"/>
            </w:pPr>
            <w:r>
              <w:t>road1, road2, grass, tree, building</w:t>
            </w:r>
          </w:p>
        </w:tc>
      </w:tr>
      <w:tr w:rsidR="000C2A5E" w:rsidTr="000C2A5E">
        <w:trPr>
          <w:jc w:val="center"/>
        </w:trPr>
        <w:tc>
          <w:tcPr>
            <w:tcW w:w="737" w:type="dxa"/>
            <w:vAlign w:val="center"/>
          </w:tcPr>
          <w:p w:rsidR="000C2A5E" w:rsidRDefault="000C2A5E" w:rsidP="00632EA2">
            <w:pPr>
              <w:pStyle w:val="NoSpacing"/>
            </w:pPr>
            <w:r>
              <w:t>2</w:t>
            </w:r>
          </w:p>
        </w:tc>
        <w:tc>
          <w:tcPr>
            <w:tcW w:w="4731" w:type="dxa"/>
            <w:vAlign w:val="center"/>
          </w:tcPr>
          <w:p w:rsidR="000C2A5E" w:rsidRDefault="000C2A5E" w:rsidP="000C2A5E">
            <w:pPr>
              <w:pStyle w:val="NoSpacing"/>
            </w:pPr>
            <w:r>
              <w:t xml:space="preserve">Select grass points from road2 with 2x2 SOM </w:t>
            </w:r>
          </w:p>
        </w:tc>
        <w:tc>
          <w:tcPr>
            <w:tcW w:w="2142" w:type="dxa"/>
            <w:vAlign w:val="center"/>
          </w:tcPr>
          <w:p w:rsidR="000C2A5E" w:rsidRDefault="00F63A69" w:rsidP="00483EEB">
            <w:pPr>
              <w:pStyle w:val="NoSpacing"/>
            </w:pPr>
            <w:r>
              <w:t>road2</w:t>
            </w:r>
          </w:p>
        </w:tc>
        <w:tc>
          <w:tcPr>
            <w:tcW w:w="1966" w:type="dxa"/>
          </w:tcPr>
          <w:p w:rsidR="000C2A5E" w:rsidRDefault="00F63A69" w:rsidP="002D4CA9">
            <w:pPr>
              <w:pStyle w:val="NoSpacing"/>
            </w:pPr>
            <w:r>
              <w:t>road2, grass</w:t>
            </w:r>
          </w:p>
        </w:tc>
      </w:tr>
      <w:tr w:rsidR="000C2A5E" w:rsidTr="000C2A5E">
        <w:trPr>
          <w:jc w:val="center"/>
        </w:trPr>
        <w:tc>
          <w:tcPr>
            <w:tcW w:w="737" w:type="dxa"/>
            <w:vAlign w:val="center"/>
          </w:tcPr>
          <w:p w:rsidR="000C2A5E" w:rsidRDefault="000C2A5E" w:rsidP="00632EA2">
            <w:pPr>
              <w:pStyle w:val="NoSpacing"/>
            </w:pPr>
            <w:r>
              <w:t>3</w:t>
            </w:r>
          </w:p>
        </w:tc>
        <w:tc>
          <w:tcPr>
            <w:tcW w:w="4731" w:type="dxa"/>
            <w:vAlign w:val="center"/>
          </w:tcPr>
          <w:p w:rsidR="000C2A5E" w:rsidRDefault="000C2A5E" w:rsidP="00632EA2">
            <w:pPr>
              <w:pStyle w:val="NoSpacing"/>
            </w:pPr>
            <w:r>
              <w:t xml:space="preserve">Select </w:t>
            </w:r>
            <w:r w:rsidR="002D4CA9">
              <w:t>building from road1</w:t>
            </w:r>
            <w:r w:rsidR="006F56A5">
              <w:t xml:space="preserve"> with 4x4 SOM</w:t>
            </w:r>
          </w:p>
        </w:tc>
        <w:tc>
          <w:tcPr>
            <w:tcW w:w="2142" w:type="dxa"/>
            <w:vAlign w:val="center"/>
          </w:tcPr>
          <w:p w:rsidR="000C2A5E" w:rsidRDefault="00F63A69" w:rsidP="00483EEB">
            <w:pPr>
              <w:pStyle w:val="NoSpacing"/>
            </w:pPr>
            <w:r>
              <w:t>road1</w:t>
            </w:r>
          </w:p>
        </w:tc>
        <w:tc>
          <w:tcPr>
            <w:tcW w:w="1966" w:type="dxa"/>
          </w:tcPr>
          <w:p w:rsidR="000C2A5E" w:rsidRDefault="002D17F7" w:rsidP="00A50E94">
            <w:pPr>
              <w:pStyle w:val="NoSpacing"/>
              <w:keepNext/>
            </w:pPr>
            <w:r>
              <w:t>r</w:t>
            </w:r>
            <w:r w:rsidR="00F63A69">
              <w:t>oad1, building</w:t>
            </w:r>
          </w:p>
        </w:tc>
      </w:tr>
    </w:tbl>
    <w:p w:rsidR="00F323B8" w:rsidRDefault="00A50E94" w:rsidP="00A50E94">
      <w:pPr>
        <w:pStyle w:val="Caption"/>
        <w:jc w:val="center"/>
      </w:pPr>
      <w:r>
        <w:t xml:space="preserve">Table </w:t>
      </w:r>
      <w:r>
        <w:fldChar w:fldCharType="begin"/>
      </w:r>
      <w:r>
        <w:instrText xml:space="preserve"> SEQ Table \* ARABIC </w:instrText>
      </w:r>
      <w:r>
        <w:fldChar w:fldCharType="separate"/>
      </w:r>
      <w:proofErr w:type="gramStart"/>
      <w:r w:rsidR="00D57947">
        <w:rPr>
          <w:noProof/>
        </w:rPr>
        <w:t>16</w:t>
      </w:r>
      <w:r>
        <w:fldChar w:fldCharType="end"/>
      </w:r>
      <w:r>
        <w:t xml:space="preserve"> Combined classification</w:t>
      </w:r>
      <w:proofErr w:type="gramEnd"/>
    </w:p>
    <w:p w:rsidR="00347014" w:rsidRPr="00347014" w:rsidRDefault="00347014" w:rsidP="00347014">
      <w:r>
        <w:t xml:space="preserve">The dataset has been divided into train and validation set. The train set included the 70% of the total dataset and the validation set contained the 30% of it. </w:t>
      </w:r>
      <w:r w:rsidR="00C634C3">
        <w:t>The confusion matrices that are used for the Bayesian decision and the SOM network</w:t>
      </w:r>
      <w:r w:rsidR="0057102F">
        <w:t>s</w:t>
      </w:r>
      <w:r w:rsidR="00C634C3">
        <w:t xml:space="preserve"> are calculated from the train set. The </w:t>
      </w:r>
      <w:r w:rsidR="00035396">
        <w:t xml:space="preserve">solution is tested on both set. </w:t>
      </w:r>
      <w:r w:rsidR="001F4018">
        <w:t xml:space="preserve">In order to improve the results, we applied a mode filter on the dataset. It corrects the class </w:t>
      </w:r>
      <w:r w:rsidR="000C44A9">
        <w:t>of</w:t>
      </w:r>
      <w:r w:rsidR="00DB21C9">
        <w:t xml:space="preserve"> </w:t>
      </w:r>
      <w:r w:rsidR="001F4018">
        <w:t xml:space="preserve">single </w:t>
      </w:r>
      <w:r w:rsidR="00DB21C9">
        <w:t>waveforms</w:t>
      </w:r>
      <w:r w:rsidR="001F4018">
        <w:t xml:space="preserve"> by the mode of the </w:t>
      </w:r>
      <w:r w:rsidR="00DB21C9">
        <w:t>waveforms found within 3 m</w:t>
      </w:r>
      <w:r w:rsidR="001F4018">
        <w:t xml:space="preserve">.  Note that it </w:t>
      </w:r>
      <w:r w:rsidR="000C44A9">
        <w:t xml:space="preserve">already </w:t>
      </w:r>
      <w:r w:rsidR="001F4018">
        <w:t xml:space="preserve">uses the </w:t>
      </w:r>
      <w:r w:rsidR="00322E91">
        <w:t>location</w:t>
      </w:r>
      <w:r w:rsidR="001F4018">
        <w:t xml:space="preserve"> of the waveforms</w:t>
      </w:r>
      <w:r w:rsidR="009C05EF">
        <w:t xml:space="preserve"> (i.e. 3D point)</w:t>
      </w:r>
      <w:r w:rsidR="001F4018">
        <w:t xml:space="preserve">, not just the shape, thus it is an improved solution. </w:t>
      </w:r>
    </w:p>
    <w:p w:rsidR="00040063" w:rsidRDefault="00040063">
      <w:pPr>
        <w:spacing w:line="276" w:lineRule="auto"/>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5180"/>
      </w:tblGrid>
      <w:tr w:rsidR="00802C1D" w:rsidTr="00040063">
        <w:tc>
          <w:tcPr>
            <w:tcW w:w="4230" w:type="dxa"/>
            <w:vAlign w:val="center"/>
          </w:tcPr>
          <w:p w:rsidR="00802C1D" w:rsidRPr="00802C1D" w:rsidRDefault="00802C1D" w:rsidP="00040196">
            <w:pPr>
              <w:spacing w:line="240" w:lineRule="auto"/>
              <w:jc w:val="center"/>
              <w:rPr>
                <w:rFonts w:ascii="Calibri" w:eastAsia="Times New Roman" w:hAnsi="Calibri" w:cs="Times New Roman"/>
                <w:b/>
                <w:bCs/>
                <w:color w:val="FFFFFF"/>
                <w:sz w:val="16"/>
                <w:szCs w:val="16"/>
              </w:rPr>
            </w:pPr>
            <w:r>
              <w:rPr>
                <w:noProof/>
              </w:rPr>
              <w:lastRenderedPageBreak/>
              <w:drawing>
                <wp:inline distT="0" distB="0" distL="0" distR="0" wp14:anchorId="0D3D2692" wp14:editId="7DFD59E5">
                  <wp:extent cx="2576971" cy="2543175"/>
                  <wp:effectExtent l="0" t="0" r="0" b="0"/>
                  <wp:docPr id="22" name="Picture 22" descr="C:\Zoli\Incidence\land_classification\result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land_classification\result_train.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7051" r="47968"/>
                          <a:stretch/>
                        </pic:blipFill>
                        <pic:spPr bwMode="auto">
                          <a:xfrm>
                            <a:off x="0" y="0"/>
                            <a:ext cx="2576971" cy="2543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46" w:type="dxa"/>
          </w:tcPr>
          <w:tbl>
            <w:tblPr>
              <w:tblW w:w="4960" w:type="dxa"/>
              <w:tblLook w:val="04A0" w:firstRow="1" w:lastRow="0" w:firstColumn="1" w:lastColumn="0" w:noHBand="0" w:noVBand="1"/>
            </w:tblPr>
            <w:tblGrid>
              <w:gridCol w:w="829"/>
              <w:gridCol w:w="700"/>
              <w:gridCol w:w="619"/>
              <w:gridCol w:w="619"/>
              <w:gridCol w:w="619"/>
              <w:gridCol w:w="754"/>
              <w:gridCol w:w="820"/>
            </w:tblGrid>
            <w:tr w:rsidR="00C8573A" w:rsidRPr="00C8573A" w:rsidTr="00C8573A">
              <w:trPr>
                <w:trHeight w:val="465"/>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 </w:t>
                  </w:r>
                </w:p>
              </w:tc>
              <w:tc>
                <w:tcPr>
                  <w:tcW w:w="700" w:type="dxa"/>
                  <w:tcBorders>
                    <w:top w:val="single" w:sz="8" w:space="0" w:color="auto"/>
                    <w:left w:val="nil"/>
                    <w:bottom w:val="nil"/>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road1</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road2</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grass</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tree</w:t>
                  </w:r>
                </w:p>
              </w:tc>
              <w:tc>
                <w:tcPr>
                  <w:tcW w:w="68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building</w:t>
                  </w:r>
                </w:p>
              </w:tc>
              <w:tc>
                <w:tcPr>
                  <w:tcW w:w="82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False negative</w:t>
                  </w:r>
                </w:p>
              </w:tc>
            </w:tr>
            <w:tr w:rsidR="00C8573A" w:rsidRPr="00C8573A" w:rsidTr="00C8573A">
              <w:trPr>
                <w:trHeight w:val="300"/>
              </w:trPr>
              <w:tc>
                <w:tcPr>
                  <w:tcW w:w="960" w:type="dxa"/>
                  <w:vMerge w:val="restart"/>
                  <w:tcBorders>
                    <w:top w:val="nil"/>
                    <w:left w:val="single" w:sz="8" w:space="0" w:color="auto"/>
                    <w:bottom w:val="single" w:sz="8" w:space="0" w:color="000000"/>
                    <w:right w:val="nil"/>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road1</w:t>
                  </w:r>
                </w:p>
              </w:tc>
              <w:tc>
                <w:tcPr>
                  <w:tcW w:w="700" w:type="dxa"/>
                  <w:tcBorders>
                    <w:top w:val="single" w:sz="8" w:space="0" w:color="auto"/>
                    <w:left w:val="single" w:sz="8" w:space="0" w:color="auto"/>
                    <w:bottom w:val="nil"/>
                    <w:right w:val="single" w:sz="8" w:space="0" w:color="auto"/>
                  </w:tcBorders>
                  <w:shd w:val="clear" w:color="000000" w:fill="963634"/>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1909</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169</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87</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16</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135</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17.6%</w:t>
                  </w:r>
                </w:p>
              </w:tc>
            </w:tr>
            <w:tr w:rsidR="00C8573A" w:rsidRPr="00C8573A" w:rsidTr="00C8573A">
              <w:trPr>
                <w:trHeight w:val="315"/>
              </w:trPr>
              <w:tc>
                <w:tcPr>
                  <w:tcW w:w="960" w:type="dxa"/>
                  <w:vMerge/>
                  <w:tcBorders>
                    <w:top w:val="nil"/>
                    <w:left w:val="single" w:sz="8" w:space="0" w:color="auto"/>
                    <w:bottom w:val="single" w:sz="8" w:space="0" w:color="000000"/>
                    <w:right w:val="nil"/>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963634"/>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74.7%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2.7%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1.4%</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0.4%</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4.0%</w:t>
                  </w:r>
                </w:p>
              </w:tc>
              <w:tc>
                <w:tcPr>
                  <w:tcW w:w="82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road2</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41</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2566</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1606</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50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137</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41.7%</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0.6%</w:t>
                  </w: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43.3%</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23.7%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0.8%</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2.5%</w:t>
                  </w:r>
                </w:p>
              </w:tc>
              <w:tc>
                <w:tcPr>
                  <w:tcW w:w="82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grass</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6</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729</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1802</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26</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12</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30.0%</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0.1%</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12.3%</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37.8%</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0.5%</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0.3%</w:t>
                  </w:r>
                </w:p>
              </w:tc>
              <w:tc>
                <w:tcPr>
                  <w:tcW w:w="82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6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tree</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83</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124</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285</w:t>
                  </w:r>
                </w:p>
              </w:tc>
              <w:tc>
                <w:tcPr>
                  <w:tcW w:w="600" w:type="dxa"/>
                  <w:tcBorders>
                    <w:top w:val="single" w:sz="8" w:space="0" w:color="auto"/>
                    <w:left w:val="single" w:sz="8" w:space="0" w:color="auto"/>
                    <w:bottom w:val="nil"/>
                    <w:right w:val="single" w:sz="8" w:space="0" w:color="auto"/>
                  </w:tcBorders>
                  <w:shd w:val="clear" w:color="000000" w:fill="963634"/>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1991</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173</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25.0%</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1.8%</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1.9%</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4.5%</w:t>
                  </w:r>
                </w:p>
              </w:tc>
              <w:tc>
                <w:tcPr>
                  <w:tcW w:w="600" w:type="dxa"/>
                  <w:tcBorders>
                    <w:top w:val="nil"/>
                    <w:left w:val="single" w:sz="8" w:space="0" w:color="auto"/>
                    <w:bottom w:val="single" w:sz="8" w:space="0" w:color="auto"/>
                    <w:right w:val="single" w:sz="8" w:space="0" w:color="auto"/>
                  </w:tcBorders>
                  <w:shd w:val="clear" w:color="000000" w:fill="963634"/>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68.7%</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4.7%</w:t>
                  </w:r>
                </w:p>
              </w:tc>
              <w:tc>
                <w:tcPr>
                  <w:tcW w:w="82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building</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111</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502</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216</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149</w:t>
                  </w:r>
                </w:p>
              </w:tc>
              <w:tc>
                <w:tcPr>
                  <w:tcW w:w="680" w:type="dxa"/>
                  <w:tcBorders>
                    <w:top w:val="single" w:sz="8" w:space="0" w:color="auto"/>
                    <w:left w:val="single" w:sz="8" w:space="0" w:color="auto"/>
                    <w:bottom w:val="nil"/>
                    <w:right w:val="single" w:sz="8" w:space="0" w:color="auto"/>
                  </w:tcBorders>
                  <w:shd w:val="clear" w:color="000000" w:fill="FCD5B4"/>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721</w:t>
                  </w:r>
                </w:p>
              </w:tc>
              <w:tc>
                <w:tcPr>
                  <w:tcW w:w="820" w:type="dxa"/>
                  <w:vMerge w:val="restart"/>
                  <w:tcBorders>
                    <w:top w:val="nil"/>
                    <w:left w:val="single" w:sz="8" w:space="0" w:color="auto"/>
                    <w:bottom w:val="nil"/>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57.6%</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3.0%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9.5%</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3.9%</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3.9%</w:t>
                  </w:r>
                </w:p>
              </w:tc>
              <w:tc>
                <w:tcPr>
                  <w:tcW w:w="680" w:type="dxa"/>
                  <w:tcBorders>
                    <w:top w:val="nil"/>
                    <w:left w:val="single" w:sz="8" w:space="0" w:color="auto"/>
                    <w:bottom w:val="single" w:sz="8" w:space="0" w:color="auto"/>
                    <w:right w:val="single" w:sz="8" w:space="0" w:color="auto"/>
                  </w:tcBorders>
                  <w:shd w:val="clear" w:color="000000" w:fill="FCD5B4"/>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33.4%</w:t>
                  </w:r>
                </w:p>
              </w:tc>
              <w:tc>
                <w:tcPr>
                  <w:tcW w:w="820" w:type="dxa"/>
                  <w:vMerge/>
                  <w:tcBorders>
                    <w:top w:val="nil"/>
                    <w:left w:val="single" w:sz="8" w:space="0" w:color="auto"/>
                    <w:bottom w:val="nil"/>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False positive</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11.2%</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37.3%</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54.9%</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10.8%</w:t>
                  </w:r>
                </w:p>
              </w:tc>
              <w:tc>
                <w:tcPr>
                  <w:tcW w:w="6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38.8%</w:t>
                  </w:r>
                </w:p>
              </w:tc>
              <w:tc>
                <w:tcPr>
                  <w:tcW w:w="8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4F6228"/>
                      <w:sz w:val="16"/>
                      <w:szCs w:val="16"/>
                    </w:rPr>
                  </w:pPr>
                  <w:r w:rsidRPr="00C8573A">
                    <w:rPr>
                      <w:rFonts w:ascii="Calibri" w:eastAsia="Times New Roman" w:hAnsi="Calibri" w:cs="Times New Roman"/>
                      <w:b/>
                      <w:bCs/>
                      <w:color w:val="4F6228"/>
                      <w:sz w:val="16"/>
                      <w:szCs w:val="16"/>
                    </w:rPr>
                    <w:t>65.9%</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68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820" w:type="dxa"/>
                  <w:vMerge/>
                  <w:tcBorders>
                    <w:top w:val="single" w:sz="8" w:space="0" w:color="auto"/>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4F6228"/>
                      <w:sz w:val="16"/>
                      <w:szCs w:val="16"/>
                    </w:rPr>
                  </w:pPr>
                </w:p>
              </w:tc>
            </w:tr>
          </w:tbl>
          <w:p w:rsidR="00802C1D" w:rsidRPr="00802C1D" w:rsidRDefault="00802C1D" w:rsidP="00802C1D">
            <w:pPr>
              <w:spacing w:line="240" w:lineRule="auto"/>
              <w:jc w:val="center"/>
              <w:rPr>
                <w:rFonts w:ascii="Calibri" w:eastAsia="Times New Roman" w:hAnsi="Calibri" w:cs="Times New Roman"/>
                <w:b/>
                <w:bCs/>
                <w:color w:val="FFFFFF"/>
                <w:sz w:val="16"/>
                <w:szCs w:val="16"/>
              </w:rPr>
            </w:pPr>
          </w:p>
        </w:tc>
      </w:tr>
      <w:tr w:rsidR="00040063" w:rsidTr="00040063">
        <w:tc>
          <w:tcPr>
            <w:tcW w:w="4230" w:type="dxa"/>
            <w:vAlign w:val="center"/>
          </w:tcPr>
          <w:p w:rsidR="00040063" w:rsidRDefault="00040063" w:rsidP="00040196">
            <w:pPr>
              <w:spacing w:line="240" w:lineRule="auto"/>
              <w:jc w:val="center"/>
              <w:rPr>
                <w:noProof/>
              </w:rPr>
            </w:pPr>
          </w:p>
        </w:tc>
        <w:tc>
          <w:tcPr>
            <w:tcW w:w="5346" w:type="dxa"/>
          </w:tcPr>
          <w:p w:rsidR="00040063" w:rsidRPr="00802C1D" w:rsidRDefault="00040063" w:rsidP="008274FB">
            <w:pPr>
              <w:spacing w:line="240" w:lineRule="auto"/>
              <w:jc w:val="center"/>
              <w:rPr>
                <w:rFonts w:ascii="Calibri" w:eastAsia="Times New Roman" w:hAnsi="Calibri" w:cs="Times New Roman"/>
                <w:b/>
                <w:bCs/>
                <w:color w:val="FFFFFF"/>
                <w:sz w:val="16"/>
                <w:szCs w:val="16"/>
              </w:rPr>
            </w:pPr>
          </w:p>
        </w:tc>
      </w:tr>
      <w:tr w:rsidR="00802C1D" w:rsidTr="00040063">
        <w:tc>
          <w:tcPr>
            <w:tcW w:w="4230" w:type="dxa"/>
            <w:vAlign w:val="center"/>
          </w:tcPr>
          <w:p w:rsidR="00802C1D" w:rsidRDefault="00802C1D" w:rsidP="00040196">
            <w:pPr>
              <w:spacing w:line="240" w:lineRule="auto"/>
              <w:jc w:val="center"/>
              <w:rPr>
                <w:noProof/>
              </w:rPr>
            </w:pPr>
            <w:r>
              <w:rPr>
                <w:noProof/>
              </w:rPr>
              <w:drawing>
                <wp:inline distT="0" distB="0" distL="0" distR="0" wp14:anchorId="3702E6EB" wp14:editId="0561A7AE">
                  <wp:extent cx="2659213" cy="2609850"/>
                  <wp:effectExtent l="0" t="0" r="8255" b="0"/>
                  <wp:docPr id="31" name="Picture 31" descr="C:\Zoli\Incidence\land_classification\result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Zoli\Incidence\land_classification\result_train.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51885" r="2885"/>
                          <a:stretch/>
                        </pic:blipFill>
                        <pic:spPr bwMode="auto">
                          <a:xfrm>
                            <a:off x="0" y="0"/>
                            <a:ext cx="2659703" cy="26103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46" w:type="dxa"/>
          </w:tcPr>
          <w:tbl>
            <w:tblPr>
              <w:tblW w:w="4960" w:type="dxa"/>
              <w:tblLook w:val="04A0" w:firstRow="1" w:lastRow="0" w:firstColumn="1" w:lastColumn="0" w:noHBand="0" w:noVBand="1"/>
            </w:tblPr>
            <w:tblGrid>
              <w:gridCol w:w="833"/>
              <w:gridCol w:w="700"/>
              <w:gridCol w:w="619"/>
              <w:gridCol w:w="619"/>
              <w:gridCol w:w="615"/>
              <w:gridCol w:w="754"/>
              <w:gridCol w:w="820"/>
            </w:tblGrid>
            <w:tr w:rsidR="00C8573A" w:rsidRPr="00C8573A" w:rsidTr="00C8573A">
              <w:trPr>
                <w:trHeight w:val="465"/>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 </w:t>
                  </w:r>
                </w:p>
              </w:tc>
              <w:tc>
                <w:tcPr>
                  <w:tcW w:w="700" w:type="dxa"/>
                  <w:tcBorders>
                    <w:top w:val="single" w:sz="8" w:space="0" w:color="auto"/>
                    <w:left w:val="nil"/>
                    <w:bottom w:val="nil"/>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road1</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road2</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grass</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tree</w:t>
                  </w:r>
                </w:p>
              </w:tc>
              <w:tc>
                <w:tcPr>
                  <w:tcW w:w="68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building</w:t>
                  </w:r>
                </w:p>
              </w:tc>
              <w:tc>
                <w:tcPr>
                  <w:tcW w:w="820" w:type="dxa"/>
                  <w:tcBorders>
                    <w:top w:val="single" w:sz="8" w:space="0" w:color="auto"/>
                    <w:left w:val="nil"/>
                    <w:bottom w:val="single" w:sz="8" w:space="0" w:color="auto"/>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False negative</w:t>
                  </w:r>
                </w:p>
              </w:tc>
            </w:tr>
            <w:tr w:rsidR="00C8573A" w:rsidRPr="00C8573A" w:rsidTr="00C8573A">
              <w:trPr>
                <w:trHeight w:val="300"/>
              </w:trPr>
              <w:tc>
                <w:tcPr>
                  <w:tcW w:w="960" w:type="dxa"/>
                  <w:vMerge w:val="restart"/>
                  <w:tcBorders>
                    <w:top w:val="nil"/>
                    <w:left w:val="single" w:sz="8" w:space="0" w:color="auto"/>
                    <w:bottom w:val="single" w:sz="8" w:space="0" w:color="000000"/>
                    <w:right w:val="nil"/>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road1</w:t>
                  </w:r>
                </w:p>
              </w:tc>
              <w:tc>
                <w:tcPr>
                  <w:tcW w:w="700" w:type="dxa"/>
                  <w:tcBorders>
                    <w:top w:val="single" w:sz="8" w:space="0" w:color="auto"/>
                    <w:left w:val="single" w:sz="8" w:space="0" w:color="auto"/>
                    <w:bottom w:val="nil"/>
                    <w:right w:val="single" w:sz="8" w:space="0" w:color="auto"/>
                  </w:tcBorders>
                  <w:shd w:val="clear" w:color="000000" w:fill="632523"/>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2294</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6</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16</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0</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0.9%</w:t>
                  </w:r>
                </w:p>
              </w:tc>
            </w:tr>
            <w:tr w:rsidR="00C8573A" w:rsidRPr="00C8573A" w:rsidTr="00C8573A">
              <w:trPr>
                <w:trHeight w:val="315"/>
              </w:trPr>
              <w:tc>
                <w:tcPr>
                  <w:tcW w:w="960" w:type="dxa"/>
                  <w:vMerge/>
                  <w:tcBorders>
                    <w:top w:val="nil"/>
                    <w:left w:val="single" w:sz="8" w:space="0" w:color="auto"/>
                    <w:bottom w:val="single" w:sz="8" w:space="0" w:color="000000"/>
                    <w:right w:val="nil"/>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632523"/>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82.5%</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0.1%</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0.3%</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0.0%</w:t>
                  </w:r>
                </w:p>
              </w:tc>
              <w:tc>
                <w:tcPr>
                  <w:tcW w:w="82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road2</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272</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2925</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1202</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33.5%</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3.9%</w:t>
                  </w: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51.0%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18.9%</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0.0%</w:t>
                  </w:r>
                </w:p>
              </w:tc>
              <w:tc>
                <w:tcPr>
                  <w:tcW w:w="82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grass</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27</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765</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1777</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3</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3</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31.0%</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0.5%</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12.6%</w:t>
                  </w: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44.8%</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0.1%</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0.1%</w:t>
                  </w:r>
                </w:p>
              </w:tc>
              <w:tc>
                <w:tcPr>
                  <w:tcW w:w="82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6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tree</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22</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34</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143</w:t>
                  </w:r>
                </w:p>
              </w:tc>
              <w:tc>
                <w:tcPr>
                  <w:tcW w:w="600" w:type="dxa"/>
                  <w:tcBorders>
                    <w:top w:val="single" w:sz="8" w:space="0" w:color="auto"/>
                    <w:left w:val="single" w:sz="8" w:space="0" w:color="auto"/>
                    <w:bottom w:val="nil"/>
                    <w:right w:val="single" w:sz="8" w:space="0" w:color="auto"/>
                  </w:tcBorders>
                  <w:shd w:val="clear" w:color="000000" w:fill="632523"/>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2435</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22</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8.3%</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0.4%</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0.5%</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2.5%</w:t>
                  </w:r>
                </w:p>
              </w:tc>
              <w:tc>
                <w:tcPr>
                  <w:tcW w:w="600" w:type="dxa"/>
                  <w:tcBorders>
                    <w:top w:val="nil"/>
                    <w:left w:val="single" w:sz="8" w:space="0" w:color="auto"/>
                    <w:bottom w:val="single" w:sz="8" w:space="0" w:color="auto"/>
                    <w:right w:val="single" w:sz="8" w:space="0" w:color="auto"/>
                  </w:tcBorders>
                  <w:shd w:val="clear" w:color="000000" w:fill="632523"/>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88.9%</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0.6%</w:t>
                  </w:r>
                </w:p>
              </w:tc>
              <w:tc>
                <w:tcPr>
                  <w:tcW w:w="82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building</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145</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525</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31</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81</w:t>
                  </w:r>
                </w:p>
              </w:tc>
              <w:tc>
                <w:tcPr>
                  <w:tcW w:w="680" w:type="dxa"/>
                  <w:tcBorders>
                    <w:top w:val="single" w:sz="8" w:space="0" w:color="auto"/>
                    <w:left w:val="single" w:sz="8" w:space="0" w:color="auto"/>
                    <w:bottom w:val="nil"/>
                    <w:right w:val="single" w:sz="8" w:space="0" w:color="auto"/>
                  </w:tcBorders>
                  <w:shd w:val="clear" w:color="000000" w:fill="FABF8F"/>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000000"/>
                      <w:sz w:val="16"/>
                      <w:szCs w:val="16"/>
                    </w:rPr>
                  </w:pPr>
                  <w:r w:rsidRPr="00C8573A">
                    <w:rPr>
                      <w:rFonts w:ascii="Calibri" w:eastAsia="Times New Roman" w:hAnsi="Calibri" w:cs="Times New Roman"/>
                      <w:b/>
                      <w:bCs/>
                      <w:color w:val="000000"/>
                      <w:sz w:val="16"/>
                      <w:szCs w:val="16"/>
                    </w:rPr>
                    <w:t>917</w:t>
                  </w:r>
                </w:p>
              </w:tc>
              <w:tc>
                <w:tcPr>
                  <w:tcW w:w="820" w:type="dxa"/>
                  <w:vMerge w:val="restart"/>
                  <w:tcBorders>
                    <w:top w:val="nil"/>
                    <w:left w:val="single" w:sz="8" w:space="0" w:color="auto"/>
                    <w:bottom w:val="nil"/>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46.0%</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3.4%</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9.7%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0.6%</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2.0%</w:t>
                  </w:r>
                </w:p>
              </w:tc>
              <w:tc>
                <w:tcPr>
                  <w:tcW w:w="680" w:type="dxa"/>
                  <w:tcBorders>
                    <w:top w:val="nil"/>
                    <w:left w:val="single" w:sz="8" w:space="0" w:color="auto"/>
                    <w:bottom w:val="single" w:sz="8" w:space="0" w:color="auto"/>
                    <w:right w:val="single" w:sz="8" w:space="0" w:color="auto"/>
                  </w:tcBorders>
                  <w:shd w:val="clear" w:color="000000" w:fill="FABF8F"/>
                  <w:noWrap/>
                  <w:vAlign w:val="center"/>
                  <w:hideMark/>
                </w:tcPr>
                <w:p w:rsidR="00C8573A" w:rsidRPr="00C8573A" w:rsidRDefault="00C8573A" w:rsidP="00C8573A">
                  <w:pPr>
                    <w:spacing w:after="0" w:line="240" w:lineRule="auto"/>
                    <w:jc w:val="center"/>
                    <w:rPr>
                      <w:rFonts w:ascii="Calibri" w:eastAsia="Times New Roman" w:hAnsi="Calibri" w:cs="Times New Roman"/>
                      <w:i/>
                      <w:iCs/>
                      <w:color w:val="000000"/>
                      <w:sz w:val="16"/>
                      <w:szCs w:val="16"/>
                    </w:rPr>
                  </w:pPr>
                  <w:r w:rsidRPr="00C8573A">
                    <w:rPr>
                      <w:rFonts w:ascii="Calibri" w:eastAsia="Times New Roman" w:hAnsi="Calibri" w:cs="Times New Roman"/>
                      <w:i/>
                      <w:iCs/>
                      <w:color w:val="000000"/>
                      <w:sz w:val="16"/>
                      <w:szCs w:val="16"/>
                    </w:rPr>
                    <w:t>53.2%</w:t>
                  </w:r>
                </w:p>
              </w:tc>
              <w:tc>
                <w:tcPr>
                  <w:tcW w:w="820" w:type="dxa"/>
                  <w:vMerge/>
                  <w:tcBorders>
                    <w:top w:val="nil"/>
                    <w:left w:val="single" w:sz="8" w:space="0" w:color="auto"/>
                    <w:bottom w:val="nil"/>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r>
            <w:tr w:rsidR="00C8573A" w:rsidRPr="00C8573A" w:rsidTr="00C8573A">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C8573A" w:rsidRPr="00C8573A" w:rsidRDefault="00C8573A" w:rsidP="00C8573A">
                  <w:pPr>
                    <w:spacing w:after="0" w:line="240" w:lineRule="auto"/>
                    <w:jc w:val="center"/>
                    <w:rPr>
                      <w:rFonts w:ascii="Calibri" w:eastAsia="Times New Roman" w:hAnsi="Calibri" w:cs="Times New Roman"/>
                      <w:b/>
                      <w:bCs/>
                      <w:color w:val="FFFFFF"/>
                      <w:sz w:val="16"/>
                      <w:szCs w:val="16"/>
                    </w:rPr>
                  </w:pPr>
                  <w:r w:rsidRPr="00C8573A">
                    <w:rPr>
                      <w:rFonts w:ascii="Calibri" w:eastAsia="Times New Roman" w:hAnsi="Calibri" w:cs="Times New Roman"/>
                      <w:b/>
                      <w:bCs/>
                      <w:color w:val="FFFFFF"/>
                      <w:sz w:val="16"/>
                      <w:szCs w:val="16"/>
                    </w:rPr>
                    <w:t>False positive</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16.9%</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31.3%</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43.9%</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3.3%</w:t>
                  </w:r>
                </w:p>
              </w:tc>
              <w:tc>
                <w:tcPr>
                  <w:tcW w:w="6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i/>
                      <w:iCs/>
                      <w:color w:val="FF0000"/>
                      <w:sz w:val="16"/>
                      <w:szCs w:val="16"/>
                    </w:rPr>
                  </w:pPr>
                  <w:r w:rsidRPr="00C8573A">
                    <w:rPr>
                      <w:rFonts w:ascii="Calibri" w:eastAsia="Times New Roman" w:hAnsi="Calibri" w:cs="Times New Roman"/>
                      <w:b/>
                      <w:bCs/>
                      <w:i/>
                      <w:iCs/>
                      <w:color w:val="FF0000"/>
                      <w:sz w:val="16"/>
                      <w:szCs w:val="16"/>
                    </w:rPr>
                    <w:t>2.8%</w:t>
                  </w:r>
                </w:p>
              </w:tc>
              <w:tc>
                <w:tcPr>
                  <w:tcW w:w="8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8573A" w:rsidRPr="00C8573A" w:rsidRDefault="00C8573A" w:rsidP="00C8573A">
                  <w:pPr>
                    <w:spacing w:after="0" w:line="240" w:lineRule="auto"/>
                    <w:jc w:val="center"/>
                    <w:rPr>
                      <w:rFonts w:ascii="Calibri" w:eastAsia="Times New Roman" w:hAnsi="Calibri" w:cs="Times New Roman"/>
                      <w:b/>
                      <w:bCs/>
                      <w:color w:val="4F6228"/>
                      <w:sz w:val="16"/>
                      <w:szCs w:val="16"/>
                    </w:rPr>
                  </w:pPr>
                  <w:r w:rsidRPr="00C8573A">
                    <w:rPr>
                      <w:rFonts w:ascii="Calibri" w:eastAsia="Times New Roman" w:hAnsi="Calibri" w:cs="Times New Roman"/>
                      <w:b/>
                      <w:bCs/>
                      <w:color w:val="4F6228"/>
                      <w:sz w:val="16"/>
                      <w:szCs w:val="16"/>
                    </w:rPr>
                    <w:t>75.8%</w:t>
                  </w:r>
                </w:p>
              </w:tc>
            </w:tr>
            <w:tr w:rsidR="00C8573A" w:rsidRPr="00C8573A" w:rsidTr="00C8573A">
              <w:trPr>
                <w:trHeight w:val="315"/>
              </w:trPr>
              <w:tc>
                <w:tcPr>
                  <w:tcW w:w="96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FFFFFF"/>
                      <w:sz w:val="16"/>
                      <w:szCs w:val="16"/>
                    </w:rPr>
                  </w:pPr>
                </w:p>
              </w:tc>
              <w:tc>
                <w:tcPr>
                  <w:tcW w:w="70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680" w:type="dxa"/>
                  <w:vMerge/>
                  <w:tcBorders>
                    <w:top w:val="nil"/>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i/>
                      <w:iCs/>
                      <w:color w:val="FF0000"/>
                      <w:sz w:val="16"/>
                      <w:szCs w:val="16"/>
                    </w:rPr>
                  </w:pPr>
                </w:p>
              </w:tc>
              <w:tc>
                <w:tcPr>
                  <w:tcW w:w="820" w:type="dxa"/>
                  <w:vMerge/>
                  <w:tcBorders>
                    <w:top w:val="single" w:sz="8" w:space="0" w:color="auto"/>
                    <w:left w:val="single" w:sz="8" w:space="0" w:color="auto"/>
                    <w:bottom w:val="single" w:sz="8" w:space="0" w:color="000000"/>
                    <w:right w:val="single" w:sz="8" w:space="0" w:color="auto"/>
                  </w:tcBorders>
                  <w:vAlign w:val="center"/>
                  <w:hideMark/>
                </w:tcPr>
                <w:p w:rsidR="00C8573A" w:rsidRPr="00C8573A" w:rsidRDefault="00C8573A" w:rsidP="00C8573A">
                  <w:pPr>
                    <w:spacing w:after="0" w:line="240" w:lineRule="auto"/>
                    <w:jc w:val="left"/>
                    <w:rPr>
                      <w:rFonts w:ascii="Calibri" w:eastAsia="Times New Roman" w:hAnsi="Calibri" w:cs="Times New Roman"/>
                      <w:b/>
                      <w:bCs/>
                      <w:color w:val="4F6228"/>
                      <w:sz w:val="16"/>
                      <w:szCs w:val="16"/>
                    </w:rPr>
                  </w:pPr>
                </w:p>
              </w:tc>
            </w:tr>
          </w:tbl>
          <w:p w:rsidR="00802C1D" w:rsidRPr="00802C1D" w:rsidRDefault="00802C1D" w:rsidP="00B96307">
            <w:pPr>
              <w:keepNext/>
              <w:spacing w:line="240" w:lineRule="auto"/>
              <w:jc w:val="center"/>
              <w:rPr>
                <w:rFonts w:ascii="Calibri" w:eastAsia="Times New Roman" w:hAnsi="Calibri" w:cs="Times New Roman"/>
                <w:b/>
                <w:bCs/>
                <w:color w:val="FFFFFF"/>
                <w:sz w:val="16"/>
                <w:szCs w:val="16"/>
              </w:rPr>
            </w:pPr>
          </w:p>
        </w:tc>
      </w:tr>
    </w:tbl>
    <w:p w:rsidR="00E8207D" w:rsidRDefault="00B96307" w:rsidP="00B96307">
      <w:pPr>
        <w:pStyle w:val="Caption"/>
        <w:spacing w:before="240"/>
        <w:jc w:val="center"/>
      </w:pPr>
      <w:r>
        <w:t xml:space="preserve">Table </w:t>
      </w:r>
      <w:r w:rsidR="00603FA5">
        <w:fldChar w:fldCharType="begin"/>
      </w:r>
      <w:r w:rsidR="00603FA5">
        <w:instrText xml:space="preserve"> SEQ Table \* ARABIC </w:instrText>
      </w:r>
      <w:r w:rsidR="00603FA5">
        <w:fldChar w:fldCharType="separate"/>
      </w:r>
      <w:r w:rsidR="00D57947">
        <w:rPr>
          <w:noProof/>
        </w:rPr>
        <w:t>17</w:t>
      </w:r>
      <w:r w:rsidR="00603FA5">
        <w:rPr>
          <w:noProof/>
        </w:rPr>
        <w:fldChar w:fldCharType="end"/>
      </w:r>
      <w:r>
        <w:t xml:space="preserve"> </w:t>
      </w:r>
      <w:r w:rsidR="00576FE6">
        <w:t>Results on</w:t>
      </w:r>
      <w:r w:rsidR="00576FE6" w:rsidRPr="006B0636">
        <w:t xml:space="preserve"> the </w:t>
      </w:r>
      <w:r w:rsidR="00FB0C0D">
        <w:t>training</w:t>
      </w:r>
      <w:r w:rsidR="00576FE6" w:rsidRPr="006B0636">
        <w:t xml:space="preserve"> set</w:t>
      </w:r>
      <w:r w:rsidR="00576FE6">
        <w:t xml:space="preserve"> before applying mode filter (up) and after if (down)</w:t>
      </w:r>
    </w:p>
    <w:p w:rsidR="001B3522" w:rsidRDefault="001B3522" w:rsidP="006142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1"/>
        <w:gridCol w:w="5205"/>
      </w:tblGrid>
      <w:tr w:rsidR="001B3522" w:rsidTr="008274FB">
        <w:tc>
          <w:tcPr>
            <w:tcW w:w="4365" w:type="dxa"/>
            <w:vAlign w:val="center"/>
          </w:tcPr>
          <w:p w:rsidR="001B3522" w:rsidRPr="00802C1D" w:rsidRDefault="001B3522" w:rsidP="008274FB">
            <w:pPr>
              <w:spacing w:line="240" w:lineRule="auto"/>
              <w:jc w:val="center"/>
              <w:rPr>
                <w:rFonts w:ascii="Calibri" w:eastAsia="Times New Roman" w:hAnsi="Calibri" w:cs="Times New Roman"/>
                <w:b/>
                <w:bCs/>
                <w:color w:val="FFFFFF"/>
                <w:sz w:val="16"/>
                <w:szCs w:val="16"/>
              </w:rPr>
            </w:pPr>
            <w:r>
              <w:object w:dxaOrig="4560" w:dyaOrig="4605">
                <v:shape id="_x0000_i1029" type="#_x0000_t75" style="width:207.75pt;height:210pt" o:ole="">
                  <v:imagedata r:id="rId68" o:title=""/>
                </v:shape>
                <o:OLEObject Type="Embed" ProgID="PBrush" ShapeID="_x0000_i1029" DrawAspect="Content" ObjectID="_1470140800" r:id="rId69"/>
              </w:object>
            </w:r>
          </w:p>
        </w:tc>
        <w:tc>
          <w:tcPr>
            <w:tcW w:w="5211" w:type="dxa"/>
          </w:tcPr>
          <w:tbl>
            <w:tblPr>
              <w:tblW w:w="4960" w:type="dxa"/>
              <w:tblLook w:val="04A0" w:firstRow="1" w:lastRow="0" w:firstColumn="1" w:lastColumn="0" w:noHBand="0" w:noVBand="1"/>
            </w:tblPr>
            <w:tblGrid>
              <w:gridCol w:w="829"/>
              <w:gridCol w:w="700"/>
              <w:gridCol w:w="619"/>
              <w:gridCol w:w="619"/>
              <w:gridCol w:w="619"/>
              <w:gridCol w:w="754"/>
              <w:gridCol w:w="820"/>
            </w:tblGrid>
            <w:tr w:rsidR="0013243D" w:rsidRPr="0013243D" w:rsidTr="0013243D">
              <w:trPr>
                <w:trHeight w:val="465"/>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 </w:t>
                  </w:r>
                </w:p>
              </w:tc>
              <w:tc>
                <w:tcPr>
                  <w:tcW w:w="700" w:type="dxa"/>
                  <w:tcBorders>
                    <w:top w:val="single" w:sz="8" w:space="0" w:color="auto"/>
                    <w:left w:val="nil"/>
                    <w:bottom w:val="nil"/>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road1</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road2</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grass</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tree</w:t>
                  </w:r>
                </w:p>
              </w:tc>
              <w:tc>
                <w:tcPr>
                  <w:tcW w:w="68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building</w:t>
                  </w:r>
                </w:p>
              </w:tc>
              <w:tc>
                <w:tcPr>
                  <w:tcW w:w="82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False negative</w:t>
                  </w:r>
                </w:p>
              </w:tc>
            </w:tr>
            <w:tr w:rsidR="0013243D" w:rsidRPr="0013243D" w:rsidTr="0013243D">
              <w:trPr>
                <w:trHeight w:val="300"/>
              </w:trPr>
              <w:tc>
                <w:tcPr>
                  <w:tcW w:w="960" w:type="dxa"/>
                  <w:vMerge w:val="restart"/>
                  <w:tcBorders>
                    <w:top w:val="nil"/>
                    <w:left w:val="single" w:sz="8" w:space="0" w:color="auto"/>
                    <w:bottom w:val="single" w:sz="8" w:space="0" w:color="000000"/>
                    <w:right w:val="nil"/>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road1</w:t>
                  </w:r>
                </w:p>
              </w:tc>
              <w:tc>
                <w:tcPr>
                  <w:tcW w:w="700" w:type="dxa"/>
                  <w:tcBorders>
                    <w:top w:val="single" w:sz="8" w:space="0" w:color="auto"/>
                    <w:left w:val="single" w:sz="8" w:space="0" w:color="auto"/>
                    <w:bottom w:val="nil"/>
                    <w:right w:val="single" w:sz="8" w:space="0" w:color="auto"/>
                  </w:tcBorders>
                  <w:shd w:val="clear" w:color="000000" w:fill="963634"/>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815</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72</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39</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7</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60</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17.9%</w:t>
                  </w:r>
                </w:p>
              </w:tc>
            </w:tr>
            <w:tr w:rsidR="0013243D" w:rsidRPr="0013243D" w:rsidTr="0013243D">
              <w:trPr>
                <w:trHeight w:val="315"/>
              </w:trPr>
              <w:tc>
                <w:tcPr>
                  <w:tcW w:w="960" w:type="dxa"/>
                  <w:vMerge/>
                  <w:tcBorders>
                    <w:top w:val="nil"/>
                    <w:left w:val="single" w:sz="8" w:space="0" w:color="auto"/>
                    <w:bottom w:val="single" w:sz="8" w:space="0" w:color="000000"/>
                    <w:right w:val="nil"/>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963634"/>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73.6%</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2.7%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1.4%</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0.4%</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4.2%</w:t>
                  </w:r>
                </w:p>
              </w:tc>
              <w:tc>
                <w:tcPr>
                  <w:tcW w:w="82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road2</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21</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1097</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693</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16</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59</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41.8%</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0.8%</w:t>
                  </w: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43.2%</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23.6%</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0.6%</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2.5%</w:t>
                  </w:r>
                </w:p>
              </w:tc>
              <w:tc>
                <w:tcPr>
                  <w:tcW w:w="82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grass</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3</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298</w:t>
                  </w:r>
                </w:p>
              </w:tc>
              <w:tc>
                <w:tcPr>
                  <w:tcW w:w="600" w:type="dxa"/>
                  <w:tcBorders>
                    <w:top w:val="single" w:sz="8" w:space="0" w:color="auto"/>
                    <w:left w:val="single" w:sz="8" w:space="0" w:color="auto"/>
                    <w:bottom w:val="nil"/>
                    <w:right w:val="single" w:sz="8" w:space="0" w:color="auto"/>
                  </w:tcBorders>
                  <w:shd w:val="clear" w:color="000000" w:fill="FCD5B4"/>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778</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17</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8</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29.5%</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0.1%</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11.7%</w:t>
                  </w:r>
                </w:p>
              </w:tc>
              <w:tc>
                <w:tcPr>
                  <w:tcW w:w="600" w:type="dxa"/>
                  <w:tcBorders>
                    <w:top w:val="nil"/>
                    <w:left w:val="single" w:sz="8" w:space="0" w:color="auto"/>
                    <w:bottom w:val="single" w:sz="8" w:space="0" w:color="auto"/>
                    <w:right w:val="single" w:sz="8" w:space="0" w:color="auto"/>
                  </w:tcBorders>
                  <w:shd w:val="clear" w:color="000000" w:fill="FCD5B4"/>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37.5%</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0.8%</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0.5%</w:t>
                  </w:r>
                </w:p>
              </w:tc>
              <w:tc>
                <w:tcPr>
                  <w:tcW w:w="82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6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tree</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41</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64</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138</w:t>
                  </w:r>
                </w:p>
              </w:tc>
              <w:tc>
                <w:tcPr>
                  <w:tcW w:w="600" w:type="dxa"/>
                  <w:tcBorders>
                    <w:top w:val="single" w:sz="8" w:space="0" w:color="auto"/>
                    <w:left w:val="single" w:sz="8" w:space="0" w:color="auto"/>
                    <w:bottom w:val="nil"/>
                    <w:right w:val="single" w:sz="8" w:space="0" w:color="auto"/>
                  </w:tcBorders>
                  <w:shd w:val="clear" w:color="000000" w:fill="963634"/>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827</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68</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27.3%</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2.0%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2.3%</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5.0%</w:t>
                  </w:r>
                </w:p>
              </w:tc>
              <w:tc>
                <w:tcPr>
                  <w:tcW w:w="600" w:type="dxa"/>
                  <w:tcBorders>
                    <w:top w:val="nil"/>
                    <w:left w:val="single" w:sz="8" w:space="0" w:color="auto"/>
                    <w:bottom w:val="single" w:sz="8" w:space="0" w:color="auto"/>
                    <w:right w:val="single" w:sz="8" w:space="0" w:color="auto"/>
                  </w:tcBorders>
                  <w:shd w:val="clear" w:color="000000" w:fill="963634"/>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67.0%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4.3%</w:t>
                  </w:r>
                </w:p>
              </w:tc>
              <w:tc>
                <w:tcPr>
                  <w:tcW w:w="82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building</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49</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217</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100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57</w:t>
                  </w:r>
                </w:p>
              </w:tc>
              <w:tc>
                <w:tcPr>
                  <w:tcW w:w="680" w:type="dxa"/>
                  <w:tcBorders>
                    <w:top w:val="single" w:sz="8" w:space="0" w:color="auto"/>
                    <w:left w:val="single" w:sz="8" w:space="0" w:color="auto"/>
                    <w:bottom w:val="nil"/>
                    <w:right w:val="single" w:sz="8" w:space="0" w:color="auto"/>
                  </w:tcBorders>
                  <w:shd w:val="clear" w:color="000000" w:fill="FCD5B4"/>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306</w:t>
                  </w:r>
                </w:p>
              </w:tc>
              <w:tc>
                <w:tcPr>
                  <w:tcW w:w="820" w:type="dxa"/>
                  <w:vMerge w:val="restart"/>
                  <w:tcBorders>
                    <w:top w:val="nil"/>
                    <w:left w:val="single" w:sz="8" w:space="0" w:color="auto"/>
                    <w:bottom w:val="nil"/>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58.0%</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3.0%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9.6%</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4.2%</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3.6%</w:t>
                  </w:r>
                </w:p>
              </w:tc>
              <w:tc>
                <w:tcPr>
                  <w:tcW w:w="680" w:type="dxa"/>
                  <w:tcBorders>
                    <w:top w:val="nil"/>
                    <w:left w:val="single" w:sz="8" w:space="0" w:color="auto"/>
                    <w:bottom w:val="single" w:sz="8" w:space="0" w:color="auto"/>
                    <w:right w:val="single" w:sz="8" w:space="0" w:color="auto"/>
                  </w:tcBorders>
                  <w:shd w:val="clear" w:color="000000" w:fill="FCD5B4"/>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33.1%</w:t>
                  </w:r>
                </w:p>
              </w:tc>
              <w:tc>
                <w:tcPr>
                  <w:tcW w:w="820" w:type="dxa"/>
                  <w:vMerge/>
                  <w:tcBorders>
                    <w:top w:val="nil"/>
                    <w:left w:val="single" w:sz="8" w:space="0" w:color="auto"/>
                    <w:bottom w:val="nil"/>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False positive</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12.3%</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37.2%</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55.5%</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10.5%</w:t>
                  </w:r>
                </w:p>
              </w:tc>
              <w:tc>
                <w:tcPr>
                  <w:tcW w:w="6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38.9%</w:t>
                  </w:r>
                </w:p>
              </w:tc>
              <w:tc>
                <w:tcPr>
                  <w:tcW w:w="8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4F6228"/>
                      <w:sz w:val="16"/>
                      <w:szCs w:val="16"/>
                    </w:rPr>
                  </w:pPr>
                  <w:r w:rsidRPr="0013243D">
                    <w:rPr>
                      <w:rFonts w:ascii="Calibri" w:eastAsia="Times New Roman" w:hAnsi="Calibri" w:cs="Times New Roman"/>
                      <w:b/>
                      <w:bCs/>
                      <w:color w:val="4F6228"/>
                      <w:sz w:val="16"/>
                      <w:szCs w:val="16"/>
                    </w:rPr>
                    <w:t>65.4%</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68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820" w:type="dxa"/>
                  <w:vMerge/>
                  <w:tcBorders>
                    <w:top w:val="single" w:sz="8" w:space="0" w:color="auto"/>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4F6228"/>
                      <w:sz w:val="16"/>
                      <w:szCs w:val="16"/>
                    </w:rPr>
                  </w:pPr>
                </w:p>
              </w:tc>
            </w:tr>
          </w:tbl>
          <w:p w:rsidR="001B3522" w:rsidRPr="00802C1D" w:rsidRDefault="001B3522" w:rsidP="008274FB">
            <w:pPr>
              <w:spacing w:line="240" w:lineRule="auto"/>
              <w:jc w:val="center"/>
              <w:rPr>
                <w:rFonts w:ascii="Calibri" w:eastAsia="Times New Roman" w:hAnsi="Calibri" w:cs="Times New Roman"/>
                <w:b/>
                <w:bCs/>
                <w:color w:val="FFFFFF"/>
                <w:sz w:val="16"/>
                <w:szCs w:val="16"/>
              </w:rPr>
            </w:pPr>
          </w:p>
        </w:tc>
      </w:tr>
      <w:tr w:rsidR="00040063" w:rsidTr="008274FB">
        <w:tc>
          <w:tcPr>
            <w:tcW w:w="4365" w:type="dxa"/>
            <w:vAlign w:val="center"/>
          </w:tcPr>
          <w:p w:rsidR="00040063" w:rsidRDefault="00040063" w:rsidP="008274FB">
            <w:pPr>
              <w:spacing w:line="240" w:lineRule="auto"/>
              <w:jc w:val="center"/>
            </w:pPr>
          </w:p>
        </w:tc>
        <w:tc>
          <w:tcPr>
            <w:tcW w:w="5211" w:type="dxa"/>
          </w:tcPr>
          <w:p w:rsidR="00040063" w:rsidRPr="001D4B0C" w:rsidRDefault="00040063" w:rsidP="001D4B0C">
            <w:pPr>
              <w:spacing w:line="240" w:lineRule="auto"/>
              <w:jc w:val="center"/>
              <w:rPr>
                <w:rFonts w:ascii="Calibri" w:eastAsia="Times New Roman" w:hAnsi="Calibri" w:cs="Times New Roman"/>
                <w:b/>
                <w:bCs/>
                <w:color w:val="FFFFFF"/>
                <w:sz w:val="16"/>
                <w:szCs w:val="16"/>
              </w:rPr>
            </w:pPr>
          </w:p>
        </w:tc>
      </w:tr>
      <w:tr w:rsidR="001D4B0C" w:rsidTr="008274FB">
        <w:tc>
          <w:tcPr>
            <w:tcW w:w="4365" w:type="dxa"/>
            <w:vAlign w:val="center"/>
          </w:tcPr>
          <w:p w:rsidR="001B3522" w:rsidRDefault="001D4B0C" w:rsidP="008274FB">
            <w:pPr>
              <w:spacing w:line="240" w:lineRule="auto"/>
              <w:jc w:val="center"/>
              <w:rPr>
                <w:noProof/>
              </w:rPr>
            </w:pPr>
            <w:r>
              <w:object w:dxaOrig="4530" w:dyaOrig="4620">
                <v:shape id="_x0000_i1030" type="#_x0000_t75" style="width:198.75pt;height:203.25pt" o:ole="">
                  <v:imagedata r:id="rId70" o:title=""/>
                </v:shape>
                <o:OLEObject Type="Embed" ProgID="PBrush" ShapeID="_x0000_i1030" DrawAspect="Content" ObjectID="_1470140801" r:id="rId71"/>
              </w:object>
            </w:r>
          </w:p>
        </w:tc>
        <w:tc>
          <w:tcPr>
            <w:tcW w:w="5211" w:type="dxa"/>
          </w:tcPr>
          <w:tbl>
            <w:tblPr>
              <w:tblW w:w="4960" w:type="dxa"/>
              <w:tblLook w:val="04A0" w:firstRow="1" w:lastRow="0" w:firstColumn="1" w:lastColumn="0" w:noHBand="0" w:noVBand="1"/>
            </w:tblPr>
            <w:tblGrid>
              <w:gridCol w:w="833"/>
              <w:gridCol w:w="700"/>
              <w:gridCol w:w="619"/>
              <w:gridCol w:w="619"/>
              <w:gridCol w:w="615"/>
              <w:gridCol w:w="754"/>
              <w:gridCol w:w="820"/>
            </w:tblGrid>
            <w:tr w:rsidR="0013243D" w:rsidRPr="0013243D" w:rsidTr="0013243D">
              <w:trPr>
                <w:trHeight w:val="465"/>
              </w:trPr>
              <w:tc>
                <w:tcPr>
                  <w:tcW w:w="960" w:type="dxa"/>
                  <w:tcBorders>
                    <w:top w:val="single" w:sz="8" w:space="0" w:color="auto"/>
                    <w:left w:val="single" w:sz="8" w:space="0" w:color="auto"/>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 </w:t>
                  </w:r>
                </w:p>
              </w:tc>
              <w:tc>
                <w:tcPr>
                  <w:tcW w:w="700" w:type="dxa"/>
                  <w:tcBorders>
                    <w:top w:val="single" w:sz="8" w:space="0" w:color="auto"/>
                    <w:left w:val="nil"/>
                    <w:bottom w:val="nil"/>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road1</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road2</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grass</w:t>
                  </w:r>
                </w:p>
              </w:tc>
              <w:tc>
                <w:tcPr>
                  <w:tcW w:w="60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tree</w:t>
                  </w:r>
                </w:p>
              </w:tc>
              <w:tc>
                <w:tcPr>
                  <w:tcW w:w="68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building</w:t>
                  </w:r>
                </w:p>
              </w:tc>
              <w:tc>
                <w:tcPr>
                  <w:tcW w:w="820" w:type="dxa"/>
                  <w:tcBorders>
                    <w:top w:val="single" w:sz="8" w:space="0" w:color="auto"/>
                    <w:left w:val="nil"/>
                    <w:bottom w:val="single" w:sz="8" w:space="0" w:color="auto"/>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False negative</w:t>
                  </w:r>
                </w:p>
              </w:tc>
            </w:tr>
            <w:tr w:rsidR="0013243D" w:rsidRPr="0013243D" w:rsidTr="0013243D">
              <w:trPr>
                <w:trHeight w:val="300"/>
              </w:trPr>
              <w:tc>
                <w:tcPr>
                  <w:tcW w:w="960" w:type="dxa"/>
                  <w:vMerge w:val="restart"/>
                  <w:tcBorders>
                    <w:top w:val="nil"/>
                    <w:left w:val="single" w:sz="8" w:space="0" w:color="auto"/>
                    <w:bottom w:val="single" w:sz="8" w:space="0" w:color="000000"/>
                    <w:right w:val="nil"/>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road1</w:t>
                  </w:r>
                </w:p>
              </w:tc>
              <w:tc>
                <w:tcPr>
                  <w:tcW w:w="700" w:type="dxa"/>
                  <w:tcBorders>
                    <w:top w:val="single" w:sz="8" w:space="0" w:color="auto"/>
                    <w:left w:val="single" w:sz="8" w:space="0" w:color="auto"/>
                    <w:bottom w:val="nil"/>
                    <w:right w:val="single" w:sz="8" w:space="0" w:color="auto"/>
                  </w:tcBorders>
                  <w:shd w:val="clear" w:color="000000" w:fill="632523"/>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981</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11</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0</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1.2%</w:t>
                  </w:r>
                </w:p>
              </w:tc>
            </w:tr>
            <w:tr w:rsidR="0013243D" w:rsidRPr="0013243D" w:rsidTr="0013243D">
              <w:trPr>
                <w:trHeight w:val="315"/>
              </w:trPr>
              <w:tc>
                <w:tcPr>
                  <w:tcW w:w="960" w:type="dxa"/>
                  <w:vMerge/>
                  <w:tcBorders>
                    <w:top w:val="nil"/>
                    <w:left w:val="single" w:sz="8" w:space="0" w:color="auto"/>
                    <w:bottom w:val="single" w:sz="8" w:space="0" w:color="000000"/>
                    <w:right w:val="nil"/>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632523"/>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81.5%</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0.0%</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0.5%</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0.0%</w:t>
                  </w:r>
                </w:p>
              </w:tc>
              <w:tc>
                <w:tcPr>
                  <w:tcW w:w="82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road2</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112</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1243</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530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0</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34.1%</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3.8%</w:t>
                  </w: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49.6%</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19.1%</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0.0%</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0.0%</w:t>
                  </w:r>
                </w:p>
              </w:tc>
              <w:tc>
                <w:tcPr>
                  <w:tcW w:w="82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grass</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336</w:t>
                  </w:r>
                </w:p>
              </w:tc>
              <w:tc>
                <w:tcPr>
                  <w:tcW w:w="600" w:type="dxa"/>
                  <w:tcBorders>
                    <w:top w:val="single" w:sz="8" w:space="0" w:color="auto"/>
                    <w:left w:val="single" w:sz="8" w:space="0" w:color="auto"/>
                    <w:bottom w:val="nil"/>
                    <w:right w:val="single" w:sz="8" w:space="0" w:color="auto"/>
                  </w:tcBorders>
                  <w:shd w:val="clear" w:color="000000" w:fill="FABF8F"/>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755</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2</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31.6%</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0.4%</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12.8%</w:t>
                  </w:r>
                </w:p>
              </w:tc>
              <w:tc>
                <w:tcPr>
                  <w:tcW w:w="600" w:type="dxa"/>
                  <w:tcBorders>
                    <w:top w:val="nil"/>
                    <w:left w:val="single" w:sz="8" w:space="0" w:color="auto"/>
                    <w:bottom w:val="single" w:sz="8" w:space="0" w:color="auto"/>
                    <w:right w:val="single" w:sz="8" w:space="0" w:color="auto"/>
                  </w:tcBorders>
                  <w:shd w:val="clear" w:color="000000" w:fill="FABF8F"/>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bookmarkStart w:id="276" w:name="_GoBack"/>
                  <w:bookmarkEnd w:id="276"/>
                  <w:r w:rsidRPr="0013243D">
                    <w:rPr>
                      <w:rFonts w:ascii="Calibri" w:eastAsia="Times New Roman" w:hAnsi="Calibri" w:cs="Times New Roman"/>
                      <w:i/>
                      <w:iCs/>
                      <w:color w:val="000000"/>
                      <w:sz w:val="16"/>
                      <w:szCs w:val="16"/>
                    </w:rPr>
                    <w:t>42.8%</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0.1%</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0.1%</w:t>
                  </w:r>
                </w:p>
              </w:tc>
              <w:tc>
                <w:tcPr>
                  <w:tcW w:w="82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6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tree</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27</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50</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105</w:t>
                  </w:r>
                </w:p>
              </w:tc>
              <w:tc>
                <w:tcPr>
                  <w:tcW w:w="600" w:type="dxa"/>
                  <w:tcBorders>
                    <w:top w:val="single" w:sz="8" w:space="0" w:color="auto"/>
                    <w:left w:val="single" w:sz="8" w:space="0" w:color="auto"/>
                    <w:bottom w:val="nil"/>
                    <w:right w:val="single" w:sz="8" w:space="0" w:color="auto"/>
                  </w:tcBorders>
                  <w:shd w:val="clear" w:color="000000" w:fill="963634"/>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935</w:t>
                  </w:r>
                </w:p>
              </w:tc>
              <w:tc>
                <w:tcPr>
                  <w:tcW w:w="68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21</w:t>
                  </w:r>
                </w:p>
              </w:tc>
              <w:tc>
                <w:tcPr>
                  <w:tcW w:w="8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17.8%</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1.2%</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1.7%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4.3%</w:t>
                  </w:r>
                </w:p>
              </w:tc>
              <w:tc>
                <w:tcPr>
                  <w:tcW w:w="600" w:type="dxa"/>
                  <w:tcBorders>
                    <w:top w:val="nil"/>
                    <w:left w:val="single" w:sz="8" w:space="0" w:color="auto"/>
                    <w:bottom w:val="single" w:sz="8" w:space="0" w:color="auto"/>
                    <w:right w:val="single" w:sz="8" w:space="0" w:color="auto"/>
                  </w:tcBorders>
                  <w:shd w:val="clear" w:color="000000" w:fill="963634"/>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79.4%</w:t>
                  </w:r>
                </w:p>
              </w:tc>
              <w:tc>
                <w:tcPr>
                  <w:tcW w:w="68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1.4%</w:t>
                  </w:r>
                </w:p>
              </w:tc>
              <w:tc>
                <w:tcPr>
                  <w:tcW w:w="82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building</w:t>
                  </w:r>
                </w:p>
              </w:tc>
              <w:tc>
                <w:tcPr>
                  <w:tcW w:w="7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61</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231</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15</w:t>
                  </w:r>
                </w:p>
              </w:tc>
              <w:tc>
                <w:tcPr>
                  <w:tcW w:w="600" w:type="dxa"/>
                  <w:tcBorders>
                    <w:top w:val="single" w:sz="8" w:space="0" w:color="auto"/>
                    <w:left w:val="single" w:sz="8" w:space="0" w:color="auto"/>
                    <w:bottom w:val="nil"/>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37</w:t>
                  </w:r>
                </w:p>
              </w:tc>
              <w:tc>
                <w:tcPr>
                  <w:tcW w:w="680" w:type="dxa"/>
                  <w:tcBorders>
                    <w:top w:val="single" w:sz="8" w:space="0" w:color="auto"/>
                    <w:left w:val="single" w:sz="8" w:space="0" w:color="auto"/>
                    <w:bottom w:val="nil"/>
                    <w:right w:val="single" w:sz="8" w:space="0" w:color="auto"/>
                  </w:tcBorders>
                  <w:shd w:val="clear" w:color="000000" w:fill="FABF8F"/>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000000"/>
                      <w:sz w:val="16"/>
                      <w:szCs w:val="16"/>
                    </w:rPr>
                  </w:pPr>
                  <w:r w:rsidRPr="0013243D">
                    <w:rPr>
                      <w:rFonts w:ascii="Calibri" w:eastAsia="Times New Roman" w:hAnsi="Calibri" w:cs="Times New Roman"/>
                      <w:b/>
                      <w:bCs/>
                      <w:color w:val="000000"/>
                      <w:sz w:val="16"/>
                      <w:szCs w:val="16"/>
                    </w:rPr>
                    <w:t>385</w:t>
                  </w:r>
                </w:p>
              </w:tc>
              <w:tc>
                <w:tcPr>
                  <w:tcW w:w="820" w:type="dxa"/>
                  <w:vMerge w:val="restart"/>
                  <w:tcBorders>
                    <w:top w:val="nil"/>
                    <w:left w:val="single" w:sz="8" w:space="0" w:color="auto"/>
                    <w:bottom w:val="nil"/>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47.2%</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3.3%</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9.8%</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0.7%</w:t>
                  </w:r>
                </w:p>
              </w:tc>
              <w:tc>
                <w:tcPr>
                  <w:tcW w:w="600" w:type="dxa"/>
                  <w:tcBorders>
                    <w:top w:val="nil"/>
                    <w:left w:val="single" w:sz="8" w:space="0" w:color="auto"/>
                    <w:bottom w:val="single" w:sz="8" w:space="0" w:color="auto"/>
                    <w:right w:val="single" w:sz="8" w:space="0" w:color="auto"/>
                  </w:tcBorders>
                  <w:shd w:val="clear" w:color="000000" w:fill="FDE9D9"/>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2.2%</w:t>
                  </w:r>
                </w:p>
              </w:tc>
              <w:tc>
                <w:tcPr>
                  <w:tcW w:w="680" w:type="dxa"/>
                  <w:tcBorders>
                    <w:top w:val="nil"/>
                    <w:left w:val="single" w:sz="8" w:space="0" w:color="auto"/>
                    <w:bottom w:val="single" w:sz="8" w:space="0" w:color="auto"/>
                    <w:right w:val="single" w:sz="8" w:space="0" w:color="auto"/>
                  </w:tcBorders>
                  <w:shd w:val="clear" w:color="000000" w:fill="FABF8F"/>
                  <w:noWrap/>
                  <w:vAlign w:val="center"/>
                  <w:hideMark/>
                </w:tcPr>
                <w:p w:rsidR="0013243D" w:rsidRPr="0013243D" w:rsidRDefault="0013243D" w:rsidP="0013243D">
                  <w:pPr>
                    <w:spacing w:after="0" w:line="240" w:lineRule="auto"/>
                    <w:jc w:val="center"/>
                    <w:rPr>
                      <w:rFonts w:ascii="Calibri" w:eastAsia="Times New Roman" w:hAnsi="Calibri" w:cs="Times New Roman"/>
                      <w:i/>
                      <w:iCs/>
                      <w:color w:val="000000"/>
                      <w:sz w:val="16"/>
                      <w:szCs w:val="16"/>
                    </w:rPr>
                  </w:pPr>
                  <w:r w:rsidRPr="0013243D">
                    <w:rPr>
                      <w:rFonts w:ascii="Calibri" w:eastAsia="Times New Roman" w:hAnsi="Calibri" w:cs="Times New Roman"/>
                      <w:i/>
                      <w:iCs/>
                      <w:color w:val="000000"/>
                      <w:sz w:val="16"/>
                      <w:szCs w:val="16"/>
                    </w:rPr>
                    <w:t>51.2%</w:t>
                  </w:r>
                </w:p>
              </w:tc>
              <w:tc>
                <w:tcPr>
                  <w:tcW w:w="820" w:type="dxa"/>
                  <w:vMerge/>
                  <w:tcBorders>
                    <w:top w:val="nil"/>
                    <w:left w:val="single" w:sz="8" w:space="0" w:color="auto"/>
                    <w:bottom w:val="nil"/>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r>
            <w:tr w:rsidR="0013243D" w:rsidRPr="0013243D" w:rsidTr="0013243D">
              <w:trPr>
                <w:trHeight w:val="300"/>
              </w:trPr>
              <w:tc>
                <w:tcPr>
                  <w:tcW w:w="960" w:type="dxa"/>
                  <w:vMerge w:val="restart"/>
                  <w:tcBorders>
                    <w:top w:val="nil"/>
                    <w:left w:val="single" w:sz="8" w:space="0" w:color="auto"/>
                    <w:bottom w:val="single" w:sz="8" w:space="0" w:color="000000"/>
                    <w:right w:val="single" w:sz="8" w:space="0" w:color="auto"/>
                  </w:tcBorders>
                  <w:shd w:val="clear" w:color="000000" w:fill="000000"/>
                  <w:vAlign w:val="center"/>
                  <w:hideMark/>
                </w:tcPr>
                <w:p w:rsidR="0013243D" w:rsidRPr="0013243D" w:rsidRDefault="0013243D" w:rsidP="0013243D">
                  <w:pPr>
                    <w:spacing w:after="0" w:line="240" w:lineRule="auto"/>
                    <w:jc w:val="center"/>
                    <w:rPr>
                      <w:rFonts w:ascii="Calibri" w:eastAsia="Times New Roman" w:hAnsi="Calibri" w:cs="Times New Roman"/>
                      <w:b/>
                      <w:bCs/>
                      <w:color w:val="FFFFFF"/>
                      <w:sz w:val="16"/>
                      <w:szCs w:val="16"/>
                    </w:rPr>
                  </w:pPr>
                  <w:r w:rsidRPr="0013243D">
                    <w:rPr>
                      <w:rFonts w:ascii="Calibri" w:eastAsia="Times New Roman" w:hAnsi="Calibri" w:cs="Times New Roman"/>
                      <w:b/>
                      <w:bCs/>
                      <w:color w:val="FFFFFF"/>
                      <w:sz w:val="16"/>
                      <w:szCs w:val="16"/>
                    </w:rPr>
                    <w:t>False positive</w:t>
                  </w:r>
                </w:p>
              </w:tc>
              <w:tc>
                <w:tcPr>
                  <w:tcW w:w="7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17.6%</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33.2%</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46.7%</w:t>
                  </w:r>
                </w:p>
              </w:tc>
              <w:tc>
                <w:tcPr>
                  <w:tcW w:w="6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4.0%</w:t>
                  </w:r>
                </w:p>
              </w:tc>
              <w:tc>
                <w:tcPr>
                  <w:tcW w:w="6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i/>
                      <w:iCs/>
                      <w:color w:val="FF0000"/>
                      <w:sz w:val="16"/>
                      <w:szCs w:val="16"/>
                    </w:rPr>
                  </w:pPr>
                  <w:r w:rsidRPr="0013243D">
                    <w:rPr>
                      <w:rFonts w:ascii="Calibri" w:eastAsia="Times New Roman" w:hAnsi="Calibri" w:cs="Times New Roman"/>
                      <w:b/>
                      <w:bCs/>
                      <w:i/>
                      <w:iCs/>
                      <w:color w:val="FF0000"/>
                      <w:sz w:val="16"/>
                      <w:szCs w:val="16"/>
                    </w:rPr>
                    <w:t>5.6%</w:t>
                  </w:r>
                </w:p>
              </w:tc>
              <w:tc>
                <w:tcPr>
                  <w:tcW w:w="8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243D" w:rsidRPr="0013243D" w:rsidRDefault="0013243D" w:rsidP="0013243D">
                  <w:pPr>
                    <w:spacing w:after="0" w:line="240" w:lineRule="auto"/>
                    <w:jc w:val="center"/>
                    <w:rPr>
                      <w:rFonts w:ascii="Calibri" w:eastAsia="Times New Roman" w:hAnsi="Calibri" w:cs="Times New Roman"/>
                      <w:b/>
                      <w:bCs/>
                      <w:color w:val="4F6228"/>
                      <w:sz w:val="16"/>
                      <w:szCs w:val="16"/>
                    </w:rPr>
                  </w:pPr>
                  <w:r w:rsidRPr="0013243D">
                    <w:rPr>
                      <w:rFonts w:ascii="Calibri" w:eastAsia="Times New Roman" w:hAnsi="Calibri" w:cs="Times New Roman"/>
                      <w:b/>
                      <w:bCs/>
                      <w:color w:val="4F6228"/>
                      <w:sz w:val="16"/>
                      <w:szCs w:val="16"/>
                    </w:rPr>
                    <w:t>73.5%</w:t>
                  </w:r>
                </w:p>
              </w:tc>
            </w:tr>
            <w:tr w:rsidR="0013243D" w:rsidRPr="0013243D" w:rsidTr="0013243D">
              <w:trPr>
                <w:trHeight w:val="315"/>
              </w:trPr>
              <w:tc>
                <w:tcPr>
                  <w:tcW w:w="96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FFFFFF"/>
                      <w:sz w:val="16"/>
                      <w:szCs w:val="16"/>
                    </w:rPr>
                  </w:pPr>
                </w:p>
              </w:tc>
              <w:tc>
                <w:tcPr>
                  <w:tcW w:w="70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60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680" w:type="dxa"/>
                  <w:vMerge/>
                  <w:tcBorders>
                    <w:top w:val="nil"/>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i/>
                      <w:iCs/>
                      <w:color w:val="FF0000"/>
                      <w:sz w:val="16"/>
                      <w:szCs w:val="16"/>
                    </w:rPr>
                  </w:pPr>
                </w:p>
              </w:tc>
              <w:tc>
                <w:tcPr>
                  <w:tcW w:w="820" w:type="dxa"/>
                  <w:vMerge/>
                  <w:tcBorders>
                    <w:top w:val="single" w:sz="8" w:space="0" w:color="auto"/>
                    <w:left w:val="single" w:sz="8" w:space="0" w:color="auto"/>
                    <w:bottom w:val="single" w:sz="8" w:space="0" w:color="000000"/>
                    <w:right w:val="single" w:sz="8" w:space="0" w:color="auto"/>
                  </w:tcBorders>
                  <w:vAlign w:val="center"/>
                  <w:hideMark/>
                </w:tcPr>
                <w:p w:rsidR="0013243D" w:rsidRPr="0013243D" w:rsidRDefault="0013243D" w:rsidP="0013243D">
                  <w:pPr>
                    <w:spacing w:after="0" w:line="240" w:lineRule="auto"/>
                    <w:jc w:val="left"/>
                    <w:rPr>
                      <w:rFonts w:ascii="Calibri" w:eastAsia="Times New Roman" w:hAnsi="Calibri" w:cs="Times New Roman"/>
                      <w:b/>
                      <w:bCs/>
                      <w:color w:val="4F6228"/>
                      <w:sz w:val="16"/>
                      <w:szCs w:val="16"/>
                    </w:rPr>
                  </w:pPr>
                </w:p>
              </w:tc>
            </w:tr>
          </w:tbl>
          <w:p w:rsidR="001B3522" w:rsidRPr="00802C1D" w:rsidRDefault="001B3522" w:rsidP="008274FB">
            <w:pPr>
              <w:keepNext/>
              <w:spacing w:line="240" w:lineRule="auto"/>
              <w:jc w:val="center"/>
              <w:rPr>
                <w:rFonts w:ascii="Calibri" w:eastAsia="Times New Roman" w:hAnsi="Calibri" w:cs="Times New Roman"/>
                <w:b/>
                <w:bCs/>
                <w:color w:val="FFFFFF"/>
                <w:sz w:val="16"/>
                <w:szCs w:val="16"/>
              </w:rPr>
            </w:pPr>
          </w:p>
        </w:tc>
      </w:tr>
      <w:tr w:rsidR="001D4B0C" w:rsidTr="008274FB">
        <w:tc>
          <w:tcPr>
            <w:tcW w:w="4365" w:type="dxa"/>
            <w:vAlign w:val="center"/>
          </w:tcPr>
          <w:p w:rsidR="001D4B0C" w:rsidRDefault="001D4B0C" w:rsidP="008274FB">
            <w:pPr>
              <w:spacing w:line="240" w:lineRule="auto"/>
              <w:jc w:val="center"/>
            </w:pPr>
          </w:p>
        </w:tc>
        <w:tc>
          <w:tcPr>
            <w:tcW w:w="5211" w:type="dxa"/>
          </w:tcPr>
          <w:p w:rsidR="001D4B0C" w:rsidRPr="00802C1D" w:rsidRDefault="001D4B0C" w:rsidP="008274FB">
            <w:pPr>
              <w:keepNext/>
              <w:spacing w:line="240" w:lineRule="auto"/>
              <w:jc w:val="center"/>
              <w:rPr>
                <w:rFonts w:ascii="Calibri" w:eastAsia="Times New Roman" w:hAnsi="Calibri" w:cs="Times New Roman"/>
                <w:b/>
                <w:bCs/>
                <w:color w:val="FFFFFF"/>
                <w:sz w:val="16"/>
                <w:szCs w:val="16"/>
              </w:rPr>
            </w:pPr>
          </w:p>
        </w:tc>
      </w:tr>
    </w:tbl>
    <w:p w:rsidR="001B3522" w:rsidRDefault="001B3522" w:rsidP="001B3522">
      <w:pPr>
        <w:pStyle w:val="Caption"/>
        <w:spacing w:before="240"/>
        <w:jc w:val="center"/>
      </w:pPr>
      <w:r>
        <w:t xml:space="preserve">Table </w:t>
      </w:r>
      <w:r w:rsidR="00603FA5">
        <w:fldChar w:fldCharType="begin"/>
      </w:r>
      <w:r w:rsidR="00603FA5">
        <w:instrText xml:space="preserve"> SEQ Table \* ARABIC </w:instrText>
      </w:r>
      <w:r w:rsidR="00603FA5">
        <w:fldChar w:fldCharType="separate"/>
      </w:r>
      <w:r w:rsidR="00D57947">
        <w:rPr>
          <w:noProof/>
        </w:rPr>
        <w:t>18</w:t>
      </w:r>
      <w:r w:rsidR="00603FA5">
        <w:rPr>
          <w:noProof/>
        </w:rPr>
        <w:fldChar w:fldCharType="end"/>
      </w:r>
      <w:r>
        <w:t xml:space="preserve"> </w:t>
      </w:r>
      <w:r w:rsidR="005F3B95">
        <w:t xml:space="preserve">Results </w:t>
      </w:r>
      <w:r w:rsidR="00576FE6">
        <w:t>on</w:t>
      </w:r>
      <w:r w:rsidRPr="006B0636">
        <w:t xml:space="preserve"> the </w:t>
      </w:r>
      <w:r>
        <w:t>validation</w:t>
      </w:r>
      <w:r w:rsidRPr="006B0636">
        <w:t xml:space="preserve"> set</w:t>
      </w:r>
      <w:r w:rsidR="005F3B95">
        <w:t xml:space="preserve"> before applying mode filter (up) and after if (down)</w:t>
      </w:r>
    </w:p>
    <w:p w:rsidR="00E8207D" w:rsidRPr="00012CDA" w:rsidRDefault="00E8207D" w:rsidP="00E8207D">
      <w:pPr>
        <w:jc w:val="center"/>
      </w:pPr>
    </w:p>
    <w:p w:rsidR="00213978" w:rsidRDefault="00675C32">
      <w:r>
        <w:t xml:space="preserve">The results shows 65% classification error on the train and the validation set. </w:t>
      </w:r>
      <w:r w:rsidR="00105E88">
        <w:t xml:space="preserve">After using mode filter, the performance can reach 73-75%. </w:t>
      </w:r>
      <w:r w:rsidR="00325501">
        <w:t>Also note that the diagonal element</w:t>
      </w:r>
      <w:r w:rsidR="00A30D02">
        <w:t>s</w:t>
      </w:r>
      <w:r w:rsidR="00325501">
        <w:t xml:space="preserve"> of the confusion matrix contain </w:t>
      </w:r>
      <w:r w:rsidR="00A30D02">
        <w:t xml:space="preserve">the </w:t>
      </w:r>
      <w:r w:rsidR="00D243A6">
        <w:t xml:space="preserve">majority </w:t>
      </w:r>
      <w:r w:rsidR="00325501">
        <w:t>of the points</w:t>
      </w:r>
      <w:r w:rsidR="00816BFB">
        <w:t xml:space="preserve"> within the</w:t>
      </w:r>
      <w:r w:rsidR="00325501">
        <w:t xml:space="preserve"> classes, which means that</w:t>
      </w:r>
      <w:r w:rsidR="003F21EE">
        <w:t xml:space="preserve"> the correct </w:t>
      </w:r>
      <w:r w:rsidR="0031393F">
        <w:t>matches</w:t>
      </w:r>
      <w:r w:rsidR="003F21EE">
        <w:t xml:space="preserve"> </w:t>
      </w:r>
      <w:r w:rsidR="0031393F">
        <w:t xml:space="preserve">are </w:t>
      </w:r>
      <w:r w:rsidR="003F21EE">
        <w:t xml:space="preserve">dominant in each </w:t>
      </w:r>
      <w:r w:rsidR="00C70B8D">
        <w:t>class</w:t>
      </w:r>
      <w:r w:rsidR="00325501">
        <w:t xml:space="preserve">. </w:t>
      </w:r>
    </w:p>
    <w:sectPr w:rsidR="0021397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1" w:author="Zoltan Koppanyi" w:date="2014-08-21T14:39:00Z" w:initials="ZK">
    <w:p w:rsidR="00AB003F" w:rsidRDefault="00AB003F">
      <w:pPr>
        <w:pStyle w:val="CommentText"/>
      </w:pPr>
      <w:r>
        <w:rPr>
          <w:rStyle w:val="CommentReference"/>
        </w:rPr>
        <w:annotationRef/>
      </w:r>
      <w:r>
        <w:t>Legend has been corrected!</w:t>
      </w:r>
    </w:p>
  </w:comment>
  <w:comment w:id="264" w:author="Zoltan Koppanyi" w:date="2014-08-21T14:41:00Z" w:initials="ZK">
    <w:p w:rsidR="00EC1703" w:rsidRDefault="00EC1703">
      <w:pPr>
        <w:pStyle w:val="CommentText"/>
      </w:pPr>
      <w:r>
        <w:rPr>
          <w:rStyle w:val="CommentReference"/>
        </w:rPr>
        <w:annotationRef/>
      </w:r>
      <w:r>
        <w:t>Corrected!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FA5" w:rsidRDefault="00603FA5" w:rsidP="00CE60B2">
      <w:pPr>
        <w:spacing w:after="0" w:line="240" w:lineRule="auto"/>
      </w:pPr>
      <w:r>
        <w:separator/>
      </w:r>
    </w:p>
  </w:endnote>
  <w:endnote w:type="continuationSeparator" w:id="0">
    <w:p w:rsidR="00603FA5" w:rsidRDefault="00603FA5" w:rsidP="00CE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FA5" w:rsidRDefault="00603FA5" w:rsidP="00CE60B2">
      <w:pPr>
        <w:spacing w:after="0" w:line="240" w:lineRule="auto"/>
      </w:pPr>
      <w:r>
        <w:separator/>
      </w:r>
    </w:p>
  </w:footnote>
  <w:footnote w:type="continuationSeparator" w:id="0">
    <w:p w:rsidR="00603FA5" w:rsidRDefault="00603FA5" w:rsidP="00CE60B2">
      <w:pPr>
        <w:spacing w:after="0" w:line="240" w:lineRule="auto"/>
      </w:pPr>
      <w:r>
        <w:continuationSeparator/>
      </w:r>
    </w:p>
  </w:footnote>
  <w:footnote w:id="1">
    <w:p w:rsidR="00AB460B" w:rsidRDefault="00AB460B" w:rsidP="00A05D24">
      <w:pPr>
        <w:pStyle w:val="FootnoteText"/>
      </w:pPr>
      <w:r>
        <w:rPr>
          <w:rStyle w:val="FootnoteReference"/>
        </w:rPr>
        <w:footnoteRef/>
      </w:r>
      <w:r>
        <w:t xml:space="preserve"> </w:t>
      </w:r>
      <w:r w:rsidRPr="00CE60B2">
        <w:t>http://davis.wpi.edu/~matt/courses/soms/</w:t>
      </w:r>
    </w:p>
  </w:footnote>
  <w:footnote w:id="2">
    <w:p w:rsidR="00AB460B" w:rsidRDefault="00AB460B">
      <w:pPr>
        <w:pStyle w:val="FootnoteText"/>
      </w:pPr>
      <w:r>
        <w:rPr>
          <w:rStyle w:val="FootnoteReference"/>
        </w:rPr>
        <w:footnoteRef/>
      </w:r>
      <w:r>
        <w:t xml:space="preserve"> </w:t>
      </w:r>
      <w:r w:rsidRPr="00F649CC">
        <w:t>http://www.mathworks.com/help/nnet/ug/cluster-with-self-organizing-map-neural-network.html</w:t>
      </w:r>
    </w:p>
  </w:footnote>
  <w:footnote w:id="3">
    <w:p w:rsidR="00AB460B" w:rsidRDefault="00AB460B">
      <w:pPr>
        <w:pStyle w:val="FootnoteText"/>
      </w:pPr>
      <w:r>
        <w:rPr>
          <w:rStyle w:val="FootnoteReference"/>
        </w:rPr>
        <w:footnoteRef/>
      </w:r>
      <w:r>
        <w:t xml:space="preserve"> </w:t>
      </w:r>
      <w:r w:rsidRPr="00F649CC">
        <w:t>http://www.mathworks.com/help/nnet/gs/cluster-data-with-a-self-organizing-map.html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E568D4"/>
    <w:multiLevelType w:val="hybridMultilevel"/>
    <w:tmpl w:val="29E0DDAA"/>
    <w:lvl w:ilvl="0" w:tplc="193C86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865896"/>
    <w:multiLevelType w:val="hybridMultilevel"/>
    <w:tmpl w:val="E8025A70"/>
    <w:lvl w:ilvl="0" w:tplc="B3BCB9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9F03FA"/>
    <w:multiLevelType w:val="hybridMultilevel"/>
    <w:tmpl w:val="7FB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553BE7"/>
    <w:multiLevelType w:val="hybridMultilevel"/>
    <w:tmpl w:val="B3AA2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01105F8"/>
    <w:multiLevelType w:val="hybridMultilevel"/>
    <w:tmpl w:val="39A02E0A"/>
    <w:lvl w:ilvl="0" w:tplc="0478D788">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2050598"/>
    <w:multiLevelType w:val="hybridMultilevel"/>
    <w:tmpl w:val="A5E61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C3145DC"/>
    <w:multiLevelType w:val="hybridMultilevel"/>
    <w:tmpl w:val="A110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2F67E1"/>
    <w:multiLevelType w:val="hybridMultilevel"/>
    <w:tmpl w:val="402E8AFA"/>
    <w:lvl w:ilvl="0" w:tplc="34F89A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6"/>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D9A"/>
    <w:rsid w:val="000063D9"/>
    <w:rsid w:val="00006F6D"/>
    <w:rsid w:val="00011159"/>
    <w:rsid w:val="000111EF"/>
    <w:rsid w:val="00012CDA"/>
    <w:rsid w:val="00015F95"/>
    <w:rsid w:val="0001795D"/>
    <w:rsid w:val="00020032"/>
    <w:rsid w:val="00020D22"/>
    <w:rsid w:val="00021914"/>
    <w:rsid w:val="00024E7C"/>
    <w:rsid w:val="00025072"/>
    <w:rsid w:val="00025952"/>
    <w:rsid w:val="0003426F"/>
    <w:rsid w:val="0003466C"/>
    <w:rsid w:val="00034DF6"/>
    <w:rsid w:val="00035396"/>
    <w:rsid w:val="00040063"/>
    <w:rsid w:val="00040196"/>
    <w:rsid w:val="000401CD"/>
    <w:rsid w:val="00041341"/>
    <w:rsid w:val="00043189"/>
    <w:rsid w:val="0004348C"/>
    <w:rsid w:val="000440CC"/>
    <w:rsid w:val="000516EE"/>
    <w:rsid w:val="00053403"/>
    <w:rsid w:val="0005445B"/>
    <w:rsid w:val="00060E6C"/>
    <w:rsid w:val="00062BD2"/>
    <w:rsid w:val="00066BFC"/>
    <w:rsid w:val="000675E3"/>
    <w:rsid w:val="00070971"/>
    <w:rsid w:val="00070A01"/>
    <w:rsid w:val="00071052"/>
    <w:rsid w:val="00071336"/>
    <w:rsid w:val="00076265"/>
    <w:rsid w:val="00077DE0"/>
    <w:rsid w:val="000806B3"/>
    <w:rsid w:val="00080DE3"/>
    <w:rsid w:val="00080F79"/>
    <w:rsid w:val="00085B0A"/>
    <w:rsid w:val="0008699C"/>
    <w:rsid w:val="00086F78"/>
    <w:rsid w:val="00090402"/>
    <w:rsid w:val="00092ABD"/>
    <w:rsid w:val="000A292A"/>
    <w:rsid w:val="000A2BE2"/>
    <w:rsid w:val="000A3169"/>
    <w:rsid w:val="000A3645"/>
    <w:rsid w:val="000A6754"/>
    <w:rsid w:val="000B010D"/>
    <w:rsid w:val="000B14F7"/>
    <w:rsid w:val="000B506B"/>
    <w:rsid w:val="000B6B3F"/>
    <w:rsid w:val="000B712B"/>
    <w:rsid w:val="000C212E"/>
    <w:rsid w:val="000C24A4"/>
    <w:rsid w:val="000C296F"/>
    <w:rsid w:val="000C2A5E"/>
    <w:rsid w:val="000C44A9"/>
    <w:rsid w:val="000C640D"/>
    <w:rsid w:val="000C7ADD"/>
    <w:rsid w:val="000D37C9"/>
    <w:rsid w:val="000D388F"/>
    <w:rsid w:val="000D67FE"/>
    <w:rsid w:val="000D6C5A"/>
    <w:rsid w:val="000D78A5"/>
    <w:rsid w:val="000E4AD6"/>
    <w:rsid w:val="000E61C8"/>
    <w:rsid w:val="000E7258"/>
    <w:rsid w:val="000E7300"/>
    <w:rsid w:val="000E7EF5"/>
    <w:rsid w:val="000F0419"/>
    <w:rsid w:val="000F304C"/>
    <w:rsid w:val="00105E88"/>
    <w:rsid w:val="00106D85"/>
    <w:rsid w:val="00115C82"/>
    <w:rsid w:val="00116216"/>
    <w:rsid w:val="001177BC"/>
    <w:rsid w:val="0012663A"/>
    <w:rsid w:val="00126942"/>
    <w:rsid w:val="00131C9D"/>
    <w:rsid w:val="0013243D"/>
    <w:rsid w:val="0014335D"/>
    <w:rsid w:val="0014351D"/>
    <w:rsid w:val="00144EDA"/>
    <w:rsid w:val="00146009"/>
    <w:rsid w:val="00146C07"/>
    <w:rsid w:val="00151574"/>
    <w:rsid w:val="0015173D"/>
    <w:rsid w:val="0015284D"/>
    <w:rsid w:val="001548AF"/>
    <w:rsid w:val="00154B08"/>
    <w:rsid w:val="00154B46"/>
    <w:rsid w:val="00156958"/>
    <w:rsid w:val="001571B8"/>
    <w:rsid w:val="0016057B"/>
    <w:rsid w:val="0016079D"/>
    <w:rsid w:val="00160D36"/>
    <w:rsid w:val="001618EA"/>
    <w:rsid w:val="00166441"/>
    <w:rsid w:val="00174B06"/>
    <w:rsid w:val="00174BB5"/>
    <w:rsid w:val="0017508E"/>
    <w:rsid w:val="00176D4D"/>
    <w:rsid w:val="0018260E"/>
    <w:rsid w:val="0018286D"/>
    <w:rsid w:val="001829B2"/>
    <w:rsid w:val="00182D55"/>
    <w:rsid w:val="0018301C"/>
    <w:rsid w:val="00186510"/>
    <w:rsid w:val="00187890"/>
    <w:rsid w:val="00190479"/>
    <w:rsid w:val="00191394"/>
    <w:rsid w:val="001924E5"/>
    <w:rsid w:val="00193491"/>
    <w:rsid w:val="001A0868"/>
    <w:rsid w:val="001A0C31"/>
    <w:rsid w:val="001A0D31"/>
    <w:rsid w:val="001A30A3"/>
    <w:rsid w:val="001A4DA1"/>
    <w:rsid w:val="001A5659"/>
    <w:rsid w:val="001A5A80"/>
    <w:rsid w:val="001A61D5"/>
    <w:rsid w:val="001A7A37"/>
    <w:rsid w:val="001B1883"/>
    <w:rsid w:val="001B1DB6"/>
    <w:rsid w:val="001B24AD"/>
    <w:rsid w:val="001B2C8D"/>
    <w:rsid w:val="001B3522"/>
    <w:rsid w:val="001B3603"/>
    <w:rsid w:val="001B4405"/>
    <w:rsid w:val="001B51B5"/>
    <w:rsid w:val="001B53F4"/>
    <w:rsid w:val="001B5B3F"/>
    <w:rsid w:val="001B6844"/>
    <w:rsid w:val="001B77D5"/>
    <w:rsid w:val="001C28EA"/>
    <w:rsid w:val="001C6EF5"/>
    <w:rsid w:val="001D1983"/>
    <w:rsid w:val="001D225F"/>
    <w:rsid w:val="001D2273"/>
    <w:rsid w:val="001D2945"/>
    <w:rsid w:val="001D4B0C"/>
    <w:rsid w:val="001D4B10"/>
    <w:rsid w:val="001D55D3"/>
    <w:rsid w:val="001D7724"/>
    <w:rsid w:val="001E5578"/>
    <w:rsid w:val="001F05CA"/>
    <w:rsid w:val="001F4018"/>
    <w:rsid w:val="001F575C"/>
    <w:rsid w:val="001F7C86"/>
    <w:rsid w:val="00200438"/>
    <w:rsid w:val="002012E8"/>
    <w:rsid w:val="00201FBA"/>
    <w:rsid w:val="002039B8"/>
    <w:rsid w:val="00213978"/>
    <w:rsid w:val="00214E6B"/>
    <w:rsid w:val="00215A57"/>
    <w:rsid w:val="0021729C"/>
    <w:rsid w:val="00221014"/>
    <w:rsid w:val="0022685A"/>
    <w:rsid w:val="002318C8"/>
    <w:rsid w:val="00234B74"/>
    <w:rsid w:val="002361C7"/>
    <w:rsid w:val="0024233F"/>
    <w:rsid w:val="002477FE"/>
    <w:rsid w:val="0025379E"/>
    <w:rsid w:val="002553D3"/>
    <w:rsid w:val="00257CC2"/>
    <w:rsid w:val="002604A4"/>
    <w:rsid w:val="0026176B"/>
    <w:rsid w:val="002671AD"/>
    <w:rsid w:val="002679AD"/>
    <w:rsid w:val="00270A49"/>
    <w:rsid w:val="00271357"/>
    <w:rsid w:val="00274C89"/>
    <w:rsid w:val="00276B2F"/>
    <w:rsid w:val="00277399"/>
    <w:rsid w:val="002817F3"/>
    <w:rsid w:val="00281896"/>
    <w:rsid w:val="002822CD"/>
    <w:rsid w:val="00283EB2"/>
    <w:rsid w:val="00283FAB"/>
    <w:rsid w:val="00284014"/>
    <w:rsid w:val="002843B1"/>
    <w:rsid w:val="00284E6D"/>
    <w:rsid w:val="0028522B"/>
    <w:rsid w:val="00285274"/>
    <w:rsid w:val="00285D79"/>
    <w:rsid w:val="0028633E"/>
    <w:rsid w:val="0028663C"/>
    <w:rsid w:val="00286AB9"/>
    <w:rsid w:val="002912ED"/>
    <w:rsid w:val="002922F5"/>
    <w:rsid w:val="00295246"/>
    <w:rsid w:val="002A0F3E"/>
    <w:rsid w:val="002A1941"/>
    <w:rsid w:val="002A2B98"/>
    <w:rsid w:val="002A3F40"/>
    <w:rsid w:val="002A6884"/>
    <w:rsid w:val="002B0B92"/>
    <w:rsid w:val="002B29D6"/>
    <w:rsid w:val="002B31C4"/>
    <w:rsid w:val="002B3A4F"/>
    <w:rsid w:val="002B4996"/>
    <w:rsid w:val="002B66DF"/>
    <w:rsid w:val="002C33CC"/>
    <w:rsid w:val="002C610D"/>
    <w:rsid w:val="002D03A5"/>
    <w:rsid w:val="002D17F7"/>
    <w:rsid w:val="002D182E"/>
    <w:rsid w:val="002D1D1E"/>
    <w:rsid w:val="002D1D4D"/>
    <w:rsid w:val="002D4A4B"/>
    <w:rsid w:val="002D4CA9"/>
    <w:rsid w:val="002D53E8"/>
    <w:rsid w:val="002E260E"/>
    <w:rsid w:val="002E3E9E"/>
    <w:rsid w:val="002E71C6"/>
    <w:rsid w:val="002E7872"/>
    <w:rsid w:val="002F0131"/>
    <w:rsid w:val="002F1D93"/>
    <w:rsid w:val="002F2650"/>
    <w:rsid w:val="002F3770"/>
    <w:rsid w:val="002F50FB"/>
    <w:rsid w:val="002F69AA"/>
    <w:rsid w:val="002F7EB3"/>
    <w:rsid w:val="0030234F"/>
    <w:rsid w:val="00306554"/>
    <w:rsid w:val="0031393F"/>
    <w:rsid w:val="0031681D"/>
    <w:rsid w:val="00316DBD"/>
    <w:rsid w:val="00322E91"/>
    <w:rsid w:val="00322ECF"/>
    <w:rsid w:val="0032452C"/>
    <w:rsid w:val="00325501"/>
    <w:rsid w:val="0033646E"/>
    <w:rsid w:val="00336636"/>
    <w:rsid w:val="003366EB"/>
    <w:rsid w:val="00343F67"/>
    <w:rsid w:val="0034461D"/>
    <w:rsid w:val="0034642F"/>
    <w:rsid w:val="00346850"/>
    <w:rsid w:val="00347014"/>
    <w:rsid w:val="00347137"/>
    <w:rsid w:val="003509A8"/>
    <w:rsid w:val="00357780"/>
    <w:rsid w:val="00360D3F"/>
    <w:rsid w:val="00360ED7"/>
    <w:rsid w:val="00365FCF"/>
    <w:rsid w:val="00370D96"/>
    <w:rsid w:val="00371FB9"/>
    <w:rsid w:val="0037231C"/>
    <w:rsid w:val="00372CC6"/>
    <w:rsid w:val="00374931"/>
    <w:rsid w:val="003751DE"/>
    <w:rsid w:val="00375F0D"/>
    <w:rsid w:val="003763F7"/>
    <w:rsid w:val="003776E1"/>
    <w:rsid w:val="00386E33"/>
    <w:rsid w:val="003904AC"/>
    <w:rsid w:val="003906FA"/>
    <w:rsid w:val="00392A39"/>
    <w:rsid w:val="003957CA"/>
    <w:rsid w:val="00396C64"/>
    <w:rsid w:val="003B054C"/>
    <w:rsid w:val="003B0BB7"/>
    <w:rsid w:val="003B1091"/>
    <w:rsid w:val="003B2D32"/>
    <w:rsid w:val="003B6ACA"/>
    <w:rsid w:val="003C0021"/>
    <w:rsid w:val="003C388E"/>
    <w:rsid w:val="003C4C71"/>
    <w:rsid w:val="003D043D"/>
    <w:rsid w:val="003D2AB2"/>
    <w:rsid w:val="003D3C6A"/>
    <w:rsid w:val="003D40AB"/>
    <w:rsid w:val="003D72A1"/>
    <w:rsid w:val="003E5207"/>
    <w:rsid w:val="003E7F2C"/>
    <w:rsid w:val="003F21EE"/>
    <w:rsid w:val="003F2D9E"/>
    <w:rsid w:val="003F5CE7"/>
    <w:rsid w:val="00402D6C"/>
    <w:rsid w:val="00404960"/>
    <w:rsid w:val="00411D89"/>
    <w:rsid w:val="00412172"/>
    <w:rsid w:val="00412D66"/>
    <w:rsid w:val="00413700"/>
    <w:rsid w:val="00415390"/>
    <w:rsid w:val="00417286"/>
    <w:rsid w:val="00417CC0"/>
    <w:rsid w:val="004227AE"/>
    <w:rsid w:val="004236F7"/>
    <w:rsid w:val="004258F0"/>
    <w:rsid w:val="00425C18"/>
    <w:rsid w:val="00430197"/>
    <w:rsid w:val="004314A6"/>
    <w:rsid w:val="00431FB2"/>
    <w:rsid w:val="0043334D"/>
    <w:rsid w:val="00435127"/>
    <w:rsid w:val="00440D57"/>
    <w:rsid w:val="004431B1"/>
    <w:rsid w:val="00443604"/>
    <w:rsid w:val="004452B8"/>
    <w:rsid w:val="0044639E"/>
    <w:rsid w:val="00455766"/>
    <w:rsid w:val="00455D1B"/>
    <w:rsid w:val="004563F8"/>
    <w:rsid w:val="00457796"/>
    <w:rsid w:val="004607FB"/>
    <w:rsid w:val="00461B3A"/>
    <w:rsid w:val="0046648B"/>
    <w:rsid w:val="00466766"/>
    <w:rsid w:val="00466818"/>
    <w:rsid w:val="00466CBA"/>
    <w:rsid w:val="00472302"/>
    <w:rsid w:val="00472B73"/>
    <w:rsid w:val="00472DD0"/>
    <w:rsid w:val="004732DB"/>
    <w:rsid w:val="00473D83"/>
    <w:rsid w:val="00474A89"/>
    <w:rsid w:val="00476F62"/>
    <w:rsid w:val="0048180A"/>
    <w:rsid w:val="00481D2A"/>
    <w:rsid w:val="00483EEB"/>
    <w:rsid w:val="00486E3F"/>
    <w:rsid w:val="004916C8"/>
    <w:rsid w:val="0049515E"/>
    <w:rsid w:val="004A086F"/>
    <w:rsid w:val="004A1FF5"/>
    <w:rsid w:val="004A6F1E"/>
    <w:rsid w:val="004A7BC6"/>
    <w:rsid w:val="004C0BBA"/>
    <w:rsid w:val="004C1A9C"/>
    <w:rsid w:val="004C1EE2"/>
    <w:rsid w:val="004C3ABA"/>
    <w:rsid w:val="004C45F2"/>
    <w:rsid w:val="004D1E74"/>
    <w:rsid w:val="004D47B0"/>
    <w:rsid w:val="004D5A6F"/>
    <w:rsid w:val="004D6EC9"/>
    <w:rsid w:val="004D7A65"/>
    <w:rsid w:val="004E54D1"/>
    <w:rsid w:val="004E60AC"/>
    <w:rsid w:val="004F18A4"/>
    <w:rsid w:val="004F25AA"/>
    <w:rsid w:val="004F3871"/>
    <w:rsid w:val="004F38C5"/>
    <w:rsid w:val="004F67A8"/>
    <w:rsid w:val="00502F36"/>
    <w:rsid w:val="00504688"/>
    <w:rsid w:val="00504991"/>
    <w:rsid w:val="0050561F"/>
    <w:rsid w:val="00506B9F"/>
    <w:rsid w:val="005071C1"/>
    <w:rsid w:val="005139DF"/>
    <w:rsid w:val="0051494A"/>
    <w:rsid w:val="00514F49"/>
    <w:rsid w:val="00515D64"/>
    <w:rsid w:val="005169EF"/>
    <w:rsid w:val="005208AE"/>
    <w:rsid w:val="0052428C"/>
    <w:rsid w:val="00524545"/>
    <w:rsid w:val="00524A4B"/>
    <w:rsid w:val="00531AAF"/>
    <w:rsid w:val="00532D18"/>
    <w:rsid w:val="00534B76"/>
    <w:rsid w:val="00537E58"/>
    <w:rsid w:val="005414AA"/>
    <w:rsid w:val="005415C1"/>
    <w:rsid w:val="00545997"/>
    <w:rsid w:val="00553F52"/>
    <w:rsid w:val="00556339"/>
    <w:rsid w:val="00557563"/>
    <w:rsid w:val="00557564"/>
    <w:rsid w:val="0055775D"/>
    <w:rsid w:val="00561CDA"/>
    <w:rsid w:val="005620B0"/>
    <w:rsid w:val="00563765"/>
    <w:rsid w:val="0057102F"/>
    <w:rsid w:val="00571434"/>
    <w:rsid w:val="005720D4"/>
    <w:rsid w:val="00573094"/>
    <w:rsid w:val="00576FE6"/>
    <w:rsid w:val="005839C8"/>
    <w:rsid w:val="0058424B"/>
    <w:rsid w:val="00590C73"/>
    <w:rsid w:val="00591720"/>
    <w:rsid w:val="005A25EE"/>
    <w:rsid w:val="005A27BB"/>
    <w:rsid w:val="005A5C96"/>
    <w:rsid w:val="005C007D"/>
    <w:rsid w:val="005C266E"/>
    <w:rsid w:val="005C2B4B"/>
    <w:rsid w:val="005C2DF6"/>
    <w:rsid w:val="005C46D4"/>
    <w:rsid w:val="005D0BF8"/>
    <w:rsid w:val="005D411A"/>
    <w:rsid w:val="005D4389"/>
    <w:rsid w:val="005D4CD5"/>
    <w:rsid w:val="005D74F3"/>
    <w:rsid w:val="005E0240"/>
    <w:rsid w:val="005E2206"/>
    <w:rsid w:val="005F2EBD"/>
    <w:rsid w:val="005F3B95"/>
    <w:rsid w:val="005F4DF9"/>
    <w:rsid w:val="00601ECF"/>
    <w:rsid w:val="006023E0"/>
    <w:rsid w:val="00603B53"/>
    <w:rsid w:val="00603FA5"/>
    <w:rsid w:val="00613474"/>
    <w:rsid w:val="006142DE"/>
    <w:rsid w:val="006145CE"/>
    <w:rsid w:val="00616981"/>
    <w:rsid w:val="00620824"/>
    <w:rsid w:val="0062200D"/>
    <w:rsid w:val="00624D68"/>
    <w:rsid w:val="006255C6"/>
    <w:rsid w:val="006256FC"/>
    <w:rsid w:val="006310BE"/>
    <w:rsid w:val="0063117D"/>
    <w:rsid w:val="00632182"/>
    <w:rsid w:val="00632EA2"/>
    <w:rsid w:val="0063539B"/>
    <w:rsid w:val="00636112"/>
    <w:rsid w:val="006446C8"/>
    <w:rsid w:val="00644D72"/>
    <w:rsid w:val="006575BE"/>
    <w:rsid w:val="006609B5"/>
    <w:rsid w:val="00663163"/>
    <w:rsid w:val="00664BBF"/>
    <w:rsid w:val="00670462"/>
    <w:rsid w:val="00670483"/>
    <w:rsid w:val="0067065C"/>
    <w:rsid w:val="00670B11"/>
    <w:rsid w:val="006759C1"/>
    <w:rsid w:val="00675C32"/>
    <w:rsid w:val="006771C5"/>
    <w:rsid w:val="00680069"/>
    <w:rsid w:val="006803FA"/>
    <w:rsid w:val="0068188A"/>
    <w:rsid w:val="00682855"/>
    <w:rsid w:val="006838A9"/>
    <w:rsid w:val="006863D0"/>
    <w:rsid w:val="00690F05"/>
    <w:rsid w:val="00694233"/>
    <w:rsid w:val="00694709"/>
    <w:rsid w:val="00694769"/>
    <w:rsid w:val="00694977"/>
    <w:rsid w:val="00695081"/>
    <w:rsid w:val="0069602F"/>
    <w:rsid w:val="006A019A"/>
    <w:rsid w:val="006A2754"/>
    <w:rsid w:val="006A5132"/>
    <w:rsid w:val="006B1581"/>
    <w:rsid w:val="006B24A2"/>
    <w:rsid w:val="006B3EE7"/>
    <w:rsid w:val="006B3FF0"/>
    <w:rsid w:val="006B55CB"/>
    <w:rsid w:val="006C2E79"/>
    <w:rsid w:val="006C33BE"/>
    <w:rsid w:val="006C437B"/>
    <w:rsid w:val="006C4470"/>
    <w:rsid w:val="006C6793"/>
    <w:rsid w:val="006C6A26"/>
    <w:rsid w:val="006C7D64"/>
    <w:rsid w:val="006C7DBF"/>
    <w:rsid w:val="006D1065"/>
    <w:rsid w:val="006D1F24"/>
    <w:rsid w:val="006D52E4"/>
    <w:rsid w:val="006D61D7"/>
    <w:rsid w:val="006D7F56"/>
    <w:rsid w:val="006D7FC4"/>
    <w:rsid w:val="006E4AB9"/>
    <w:rsid w:val="006E5A5C"/>
    <w:rsid w:val="006E5B82"/>
    <w:rsid w:val="006E641E"/>
    <w:rsid w:val="006F0C83"/>
    <w:rsid w:val="006F134D"/>
    <w:rsid w:val="006F2C0C"/>
    <w:rsid w:val="006F3EA6"/>
    <w:rsid w:val="006F56A5"/>
    <w:rsid w:val="006F6F4A"/>
    <w:rsid w:val="006F731A"/>
    <w:rsid w:val="006F7A9D"/>
    <w:rsid w:val="007003E3"/>
    <w:rsid w:val="00700D95"/>
    <w:rsid w:val="007013AD"/>
    <w:rsid w:val="00701482"/>
    <w:rsid w:val="0070161A"/>
    <w:rsid w:val="00703254"/>
    <w:rsid w:val="00706351"/>
    <w:rsid w:val="007071C2"/>
    <w:rsid w:val="00712266"/>
    <w:rsid w:val="00712C9D"/>
    <w:rsid w:val="00716895"/>
    <w:rsid w:val="00722668"/>
    <w:rsid w:val="00724626"/>
    <w:rsid w:val="007260EF"/>
    <w:rsid w:val="00727566"/>
    <w:rsid w:val="00730180"/>
    <w:rsid w:val="0073108E"/>
    <w:rsid w:val="007317AE"/>
    <w:rsid w:val="00733FB2"/>
    <w:rsid w:val="00737482"/>
    <w:rsid w:val="00737A8D"/>
    <w:rsid w:val="00737C91"/>
    <w:rsid w:val="00742CA0"/>
    <w:rsid w:val="00746770"/>
    <w:rsid w:val="0074741C"/>
    <w:rsid w:val="007504B1"/>
    <w:rsid w:val="007505FD"/>
    <w:rsid w:val="007529C6"/>
    <w:rsid w:val="00753AF6"/>
    <w:rsid w:val="00756113"/>
    <w:rsid w:val="00765240"/>
    <w:rsid w:val="007663E6"/>
    <w:rsid w:val="00770C56"/>
    <w:rsid w:val="0077652A"/>
    <w:rsid w:val="00776A1A"/>
    <w:rsid w:val="007922CE"/>
    <w:rsid w:val="00797BB1"/>
    <w:rsid w:val="007A223B"/>
    <w:rsid w:val="007A601E"/>
    <w:rsid w:val="007A6FE4"/>
    <w:rsid w:val="007A7C99"/>
    <w:rsid w:val="007A7E2F"/>
    <w:rsid w:val="007B1BE9"/>
    <w:rsid w:val="007B6496"/>
    <w:rsid w:val="007C40C4"/>
    <w:rsid w:val="007C5536"/>
    <w:rsid w:val="007C5D92"/>
    <w:rsid w:val="007D11CD"/>
    <w:rsid w:val="007D4E5A"/>
    <w:rsid w:val="007D5C66"/>
    <w:rsid w:val="007D624A"/>
    <w:rsid w:val="007D74A5"/>
    <w:rsid w:val="007D7B2D"/>
    <w:rsid w:val="007E4044"/>
    <w:rsid w:val="007E4A56"/>
    <w:rsid w:val="007E5B26"/>
    <w:rsid w:val="007E6D49"/>
    <w:rsid w:val="007E7414"/>
    <w:rsid w:val="007F134E"/>
    <w:rsid w:val="007F222D"/>
    <w:rsid w:val="007F4CE6"/>
    <w:rsid w:val="007F6665"/>
    <w:rsid w:val="007F7590"/>
    <w:rsid w:val="008021EA"/>
    <w:rsid w:val="00802C1D"/>
    <w:rsid w:val="00810299"/>
    <w:rsid w:val="00811510"/>
    <w:rsid w:val="0081327B"/>
    <w:rsid w:val="00816BFB"/>
    <w:rsid w:val="00822DDC"/>
    <w:rsid w:val="00823410"/>
    <w:rsid w:val="00824535"/>
    <w:rsid w:val="008274FB"/>
    <w:rsid w:val="00832B27"/>
    <w:rsid w:val="008361B4"/>
    <w:rsid w:val="00841B4C"/>
    <w:rsid w:val="00844EDF"/>
    <w:rsid w:val="0084512A"/>
    <w:rsid w:val="00847988"/>
    <w:rsid w:val="00850C86"/>
    <w:rsid w:val="00853497"/>
    <w:rsid w:val="0085495A"/>
    <w:rsid w:val="008579B1"/>
    <w:rsid w:val="0086562B"/>
    <w:rsid w:val="008672B0"/>
    <w:rsid w:val="008679D0"/>
    <w:rsid w:val="008751D9"/>
    <w:rsid w:val="00876667"/>
    <w:rsid w:val="00877E43"/>
    <w:rsid w:val="00880419"/>
    <w:rsid w:val="0088052B"/>
    <w:rsid w:val="00883E1D"/>
    <w:rsid w:val="008857AC"/>
    <w:rsid w:val="00886CAA"/>
    <w:rsid w:val="00890228"/>
    <w:rsid w:val="008934B0"/>
    <w:rsid w:val="00893612"/>
    <w:rsid w:val="00895462"/>
    <w:rsid w:val="008955E3"/>
    <w:rsid w:val="008970CE"/>
    <w:rsid w:val="00897E86"/>
    <w:rsid w:val="008A01C8"/>
    <w:rsid w:val="008A1C1B"/>
    <w:rsid w:val="008A7590"/>
    <w:rsid w:val="008A7D19"/>
    <w:rsid w:val="008B01F8"/>
    <w:rsid w:val="008B534A"/>
    <w:rsid w:val="008B6486"/>
    <w:rsid w:val="008B728C"/>
    <w:rsid w:val="008C15D2"/>
    <w:rsid w:val="008C291D"/>
    <w:rsid w:val="008C2CD4"/>
    <w:rsid w:val="008C3E12"/>
    <w:rsid w:val="008C45FC"/>
    <w:rsid w:val="008C4ED6"/>
    <w:rsid w:val="008C6319"/>
    <w:rsid w:val="008D429F"/>
    <w:rsid w:val="008D4D0C"/>
    <w:rsid w:val="008E061A"/>
    <w:rsid w:val="008E610D"/>
    <w:rsid w:val="008E6EDE"/>
    <w:rsid w:val="008F14C1"/>
    <w:rsid w:val="008F2B45"/>
    <w:rsid w:val="008F3FCF"/>
    <w:rsid w:val="008F5423"/>
    <w:rsid w:val="008F566B"/>
    <w:rsid w:val="008F5BA4"/>
    <w:rsid w:val="008F7FB9"/>
    <w:rsid w:val="00900F32"/>
    <w:rsid w:val="00902CFA"/>
    <w:rsid w:val="0090446C"/>
    <w:rsid w:val="00904C6C"/>
    <w:rsid w:val="00906424"/>
    <w:rsid w:val="00907BE0"/>
    <w:rsid w:val="0091071E"/>
    <w:rsid w:val="00911B3A"/>
    <w:rsid w:val="00916E39"/>
    <w:rsid w:val="00917394"/>
    <w:rsid w:val="00917C89"/>
    <w:rsid w:val="00920BA1"/>
    <w:rsid w:val="0092127A"/>
    <w:rsid w:val="00926FC3"/>
    <w:rsid w:val="0093131B"/>
    <w:rsid w:val="00931539"/>
    <w:rsid w:val="0093205F"/>
    <w:rsid w:val="0093269A"/>
    <w:rsid w:val="0093396B"/>
    <w:rsid w:val="00940350"/>
    <w:rsid w:val="009427C5"/>
    <w:rsid w:val="00944681"/>
    <w:rsid w:val="00944809"/>
    <w:rsid w:val="00944C92"/>
    <w:rsid w:val="009476B5"/>
    <w:rsid w:val="00947E4F"/>
    <w:rsid w:val="009524B8"/>
    <w:rsid w:val="00953D47"/>
    <w:rsid w:val="00954519"/>
    <w:rsid w:val="0095485F"/>
    <w:rsid w:val="00955FDE"/>
    <w:rsid w:val="00957114"/>
    <w:rsid w:val="0095777D"/>
    <w:rsid w:val="0096300F"/>
    <w:rsid w:val="009673E7"/>
    <w:rsid w:val="00971FB5"/>
    <w:rsid w:val="00975C4B"/>
    <w:rsid w:val="00982BFC"/>
    <w:rsid w:val="009838E9"/>
    <w:rsid w:val="0098391C"/>
    <w:rsid w:val="0098417A"/>
    <w:rsid w:val="00984916"/>
    <w:rsid w:val="00991093"/>
    <w:rsid w:val="00995B6B"/>
    <w:rsid w:val="009961BC"/>
    <w:rsid w:val="00997C08"/>
    <w:rsid w:val="009A0976"/>
    <w:rsid w:val="009A2FFD"/>
    <w:rsid w:val="009A47C0"/>
    <w:rsid w:val="009A4B0A"/>
    <w:rsid w:val="009A4B3F"/>
    <w:rsid w:val="009A6C8F"/>
    <w:rsid w:val="009A70D6"/>
    <w:rsid w:val="009B4ECF"/>
    <w:rsid w:val="009B5F31"/>
    <w:rsid w:val="009B634C"/>
    <w:rsid w:val="009B7711"/>
    <w:rsid w:val="009B7C0A"/>
    <w:rsid w:val="009C05EF"/>
    <w:rsid w:val="009C0D57"/>
    <w:rsid w:val="009C23E1"/>
    <w:rsid w:val="009C323D"/>
    <w:rsid w:val="009C34E5"/>
    <w:rsid w:val="009C55E8"/>
    <w:rsid w:val="009D353C"/>
    <w:rsid w:val="009D3721"/>
    <w:rsid w:val="009D578A"/>
    <w:rsid w:val="009E0222"/>
    <w:rsid w:val="009E3B48"/>
    <w:rsid w:val="009E6626"/>
    <w:rsid w:val="009F0850"/>
    <w:rsid w:val="009F11A2"/>
    <w:rsid w:val="009F1BE5"/>
    <w:rsid w:val="00A007B6"/>
    <w:rsid w:val="00A05D24"/>
    <w:rsid w:val="00A07079"/>
    <w:rsid w:val="00A07869"/>
    <w:rsid w:val="00A10BF3"/>
    <w:rsid w:val="00A12F18"/>
    <w:rsid w:val="00A12FC9"/>
    <w:rsid w:val="00A13F32"/>
    <w:rsid w:val="00A148BD"/>
    <w:rsid w:val="00A23334"/>
    <w:rsid w:val="00A23ED4"/>
    <w:rsid w:val="00A259B9"/>
    <w:rsid w:val="00A26126"/>
    <w:rsid w:val="00A27E40"/>
    <w:rsid w:val="00A3002D"/>
    <w:rsid w:val="00A30D02"/>
    <w:rsid w:val="00A3397D"/>
    <w:rsid w:val="00A36202"/>
    <w:rsid w:val="00A413B9"/>
    <w:rsid w:val="00A45DA3"/>
    <w:rsid w:val="00A4612D"/>
    <w:rsid w:val="00A4722E"/>
    <w:rsid w:val="00A50E94"/>
    <w:rsid w:val="00A52C6F"/>
    <w:rsid w:val="00A5345A"/>
    <w:rsid w:val="00A53631"/>
    <w:rsid w:val="00A60511"/>
    <w:rsid w:val="00A61796"/>
    <w:rsid w:val="00A61AE5"/>
    <w:rsid w:val="00A620A0"/>
    <w:rsid w:val="00A632AA"/>
    <w:rsid w:val="00A66731"/>
    <w:rsid w:val="00A67483"/>
    <w:rsid w:val="00A7052E"/>
    <w:rsid w:val="00A7189B"/>
    <w:rsid w:val="00A74655"/>
    <w:rsid w:val="00A75864"/>
    <w:rsid w:val="00A75CC5"/>
    <w:rsid w:val="00A76A65"/>
    <w:rsid w:val="00A77E2D"/>
    <w:rsid w:val="00A81215"/>
    <w:rsid w:val="00A82B22"/>
    <w:rsid w:val="00A840C7"/>
    <w:rsid w:val="00A85DB4"/>
    <w:rsid w:val="00A86A94"/>
    <w:rsid w:val="00A87863"/>
    <w:rsid w:val="00A903AD"/>
    <w:rsid w:val="00A94970"/>
    <w:rsid w:val="00A9792E"/>
    <w:rsid w:val="00AA59D0"/>
    <w:rsid w:val="00AA5EA1"/>
    <w:rsid w:val="00AB003F"/>
    <w:rsid w:val="00AB0BBD"/>
    <w:rsid w:val="00AB1EE0"/>
    <w:rsid w:val="00AB3C64"/>
    <w:rsid w:val="00AB44CE"/>
    <w:rsid w:val="00AB460B"/>
    <w:rsid w:val="00AB4A80"/>
    <w:rsid w:val="00AB58A2"/>
    <w:rsid w:val="00AB7072"/>
    <w:rsid w:val="00AB7CF0"/>
    <w:rsid w:val="00AC2BD0"/>
    <w:rsid w:val="00AD166C"/>
    <w:rsid w:val="00AD1DBC"/>
    <w:rsid w:val="00AD2995"/>
    <w:rsid w:val="00AD2F34"/>
    <w:rsid w:val="00AD4593"/>
    <w:rsid w:val="00AD4F59"/>
    <w:rsid w:val="00AE240A"/>
    <w:rsid w:val="00AE3867"/>
    <w:rsid w:val="00AE5AC3"/>
    <w:rsid w:val="00AE66D7"/>
    <w:rsid w:val="00AF0164"/>
    <w:rsid w:val="00AF1D78"/>
    <w:rsid w:val="00AF329A"/>
    <w:rsid w:val="00AF364D"/>
    <w:rsid w:val="00AF7019"/>
    <w:rsid w:val="00B0026E"/>
    <w:rsid w:val="00B00683"/>
    <w:rsid w:val="00B01750"/>
    <w:rsid w:val="00B01B72"/>
    <w:rsid w:val="00B01C4A"/>
    <w:rsid w:val="00B01C4D"/>
    <w:rsid w:val="00B02B7D"/>
    <w:rsid w:val="00B040FC"/>
    <w:rsid w:val="00B04797"/>
    <w:rsid w:val="00B0549E"/>
    <w:rsid w:val="00B05F31"/>
    <w:rsid w:val="00B110E8"/>
    <w:rsid w:val="00B1234A"/>
    <w:rsid w:val="00B1601A"/>
    <w:rsid w:val="00B167BA"/>
    <w:rsid w:val="00B16C19"/>
    <w:rsid w:val="00B17233"/>
    <w:rsid w:val="00B179D8"/>
    <w:rsid w:val="00B17A43"/>
    <w:rsid w:val="00B30BA9"/>
    <w:rsid w:val="00B3128B"/>
    <w:rsid w:val="00B315E4"/>
    <w:rsid w:val="00B315EB"/>
    <w:rsid w:val="00B332C9"/>
    <w:rsid w:val="00B335FF"/>
    <w:rsid w:val="00B33B31"/>
    <w:rsid w:val="00B35C5C"/>
    <w:rsid w:val="00B40807"/>
    <w:rsid w:val="00B40B1C"/>
    <w:rsid w:val="00B45D06"/>
    <w:rsid w:val="00B45FE3"/>
    <w:rsid w:val="00B4718C"/>
    <w:rsid w:val="00B50632"/>
    <w:rsid w:val="00B52864"/>
    <w:rsid w:val="00B55731"/>
    <w:rsid w:val="00B55DDC"/>
    <w:rsid w:val="00B6240C"/>
    <w:rsid w:val="00B6247E"/>
    <w:rsid w:val="00B64F9F"/>
    <w:rsid w:val="00B66234"/>
    <w:rsid w:val="00B71C32"/>
    <w:rsid w:val="00B72D48"/>
    <w:rsid w:val="00B73B64"/>
    <w:rsid w:val="00B7538A"/>
    <w:rsid w:val="00B77B8E"/>
    <w:rsid w:val="00B818A1"/>
    <w:rsid w:val="00B83886"/>
    <w:rsid w:val="00B8499C"/>
    <w:rsid w:val="00B84DBA"/>
    <w:rsid w:val="00B91F5E"/>
    <w:rsid w:val="00B9244B"/>
    <w:rsid w:val="00B9260E"/>
    <w:rsid w:val="00B936CD"/>
    <w:rsid w:val="00B942F8"/>
    <w:rsid w:val="00B94C61"/>
    <w:rsid w:val="00B96307"/>
    <w:rsid w:val="00B97D53"/>
    <w:rsid w:val="00BA0C8C"/>
    <w:rsid w:val="00BA4F27"/>
    <w:rsid w:val="00BA7272"/>
    <w:rsid w:val="00BB25E3"/>
    <w:rsid w:val="00BB2B18"/>
    <w:rsid w:val="00BB3E8B"/>
    <w:rsid w:val="00BB6073"/>
    <w:rsid w:val="00BB6937"/>
    <w:rsid w:val="00BC0EB9"/>
    <w:rsid w:val="00BC390D"/>
    <w:rsid w:val="00BC55D1"/>
    <w:rsid w:val="00BC5D7D"/>
    <w:rsid w:val="00BC6CB0"/>
    <w:rsid w:val="00BD1F62"/>
    <w:rsid w:val="00BD34EE"/>
    <w:rsid w:val="00BD4068"/>
    <w:rsid w:val="00BD54A1"/>
    <w:rsid w:val="00BD5D77"/>
    <w:rsid w:val="00BD69E9"/>
    <w:rsid w:val="00BD730E"/>
    <w:rsid w:val="00BD757E"/>
    <w:rsid w:val="00BE3571"/>
    <w:rsid w:val="00BF2D9E"/>
    <w:rsid w:val="00BF4A1B"/>
    <w:rsid w:val="00BF62D0"/>
    <w:rsid w:val="00BF6DF5"/>
    <w:rsid w:val="00C05284"/>
    <w:rsid w:val="00C06388"/>
    <w:rsid w:val="00C0686C"/>
    <w:rsid w:val="00C079B6"/>
    <w:rsid w:val="00C146E8"/>
    <w:rsid w:val="00C16045"/>
    <w:rsid w:val="00C16B5B"/>
    <w:rsid w:val="00C17356"/>
    <w:rsid w:val="00C17585"/>
    <w:rsid w:val="00C202E6"/>
    <w:rsid w:val="00C20320"/>
    <w:rsid w:val="00C2057F"/>
    <w:rsid w:val="00C20DD0"/>
    <w:rsid w:val="00C21430"/>
    <w:rsid w:val="00C21AB7"/>
    <w:rsid w:val="00C2550E"/>
    <w:rsid w:val="00C3705D"/>
    <w:rsid w:val="00C371E0"/>
    <w:rsid w:val="00C40209"/>
    <w:rsid w:val="00C5045E"/>
    <w:rsid w:val="00C507DA"/>
    <w:rsid w:val="00C513A4"/>
    <w:rsid w:val="00C5478F"/>
    <w:rsid w:val="00C5623D"/>
    <w:rsid w:val="00C634C3"/>
    <w:rsid w:val="00C65977"/>
    <w:rsid w:val="00C70B8D"/>
    <w:rsid w:val="00C71136"/>
    <w:rsid w:val="00C7179B"/>
    <w:rsid w:val="00C718E3"/>
    <w:rsid w:val="00C73803"/>
    <w:rsid w:val="00C762FC"/>
    <w:rsid w:val="00C77530"/>
    <w:rsid w:val="00C776D4"/>
    <w:rsid w:val="00C81532"/>
    <w:rsid w:val="00C819FC"/>
    <w:rsid w:val="00C8573A"/>
    <w:rsid w:val="00C85B39"/>
    <w:rsid w:val="00C86DB4"/>
    <w:rsid w:val="00C87078"/>
    <w:rsid w:val="00C9070F"/>
    <w:rsid w:val="00C92FE3"/>
    <w:rsid w:val="00C93DCC"/>
    <w:rsid w:val="00C9414F"/>
    <w:rsid w:val="00C9744F"/>
    <w:rsid w:val="00CA0E2F"/>
    <w:rsid w:val="00CA2608"/>
    <w:rsid w:val="00CA6DD4"/>
    <w:rsid w:val="00CB0C0F"/>
    <w:rsid w:val="00CB449B"/>
    <w:rsid w:val="00CB7D99"/>
    <w:rsid w:val="00CC14EF"/>
    <w:rsid w:val="00CC4304"/>
    <w:rsid w:val="00CC4A01"/>
    <w:rsid w:val="00CC521F"/>
    <w:rsid w:val="00CD087C"/>
    <w:rsid w:val="00CD4242"/>
    <w:rsid w:val="00CD46E6"/>
    <w:rsid w:val="00CD4ACD"/>
    <w:rsid w:val="00CE0132"/>
    <w:rsid w:val="00CE1F8E"/>
    <w:rsid w:val="00CE20E1"/>
    <w:rsid w:val="00CE60B2"/>
    <w:rsid w:val="00CF40FC"/>
    <w:rsid w:val="00CF4303"/>
    <w:rsid w:val="00D00660"/>
    <w:rsid w:val="00D00A5B"/>
    <w:rsid w:val="00D02BDC"/>
    <w:rsid w:val="00D04839"/>
    <w:rsid w:val="00D0625B"/>
    <w:rsid w:val="00D06E6E"/>
    <w:rsid w:val="00D11525"/>
    <w:rsid w:val="00D11B49"/>
    <w:rsid w:val="00D126BC"/>
    <w:rsid w:val="00D13B0F"/>
    <w:rsid w:val="00D15B65"/>
    <w:rsid w:val="00D16167"/>
    <w:rsid w:val="00D16D64"/>
    <w:rsid w:val="00D2013D"/>
    <w:rsid w:val="00D208D1"/>
    <w:rsid w:val="00D22A24"/>
    <w:rsid w:val="00D243A6"/>
    <w:rsid w:val="00D34F03"/>
    <w:rsid w:val="00D37463"/>
    <w:rsid w:val="00D430A0"/>
    <w:rsid w:val="00D43FAE"/>
    <w:rsid w:val="00D450F1"/>
    <w:rsid w:val="00D46D9A"/>
    <w:rsid w:val="00D4717E"/>
    <w:rsid w:val="00D5174A"/>
    <w:rsid w:val="00D5508F"/>
    <w:rsid w:val="00D57947"/>
    <w:rsid w:val="00D57C61"/>
    <w:rsid w:val="00D65165"/>
    <w:rsid w:val="00D66461"/>
    <w:rsid w:val="00D667FA"/>
    <w:rsid w:val="00D825B5"/>
    <w:rsid w:val="00D85984"/>
    <w:rsid w:val="00D85F38"/>
    <w:rsid w:val="00D916A5"/>
    <w:rsid w:val="00D93B65"/>
    <w:rsid w:val="00D97200"/>
    <w:rsid w:val="00DA06EB"/>
    <w:rsid w:val="00DA0AB8"/>
    <w:rsid w:val="00DA4DAC"/>
    <w:rsid w:val="00DB0BE3"/>
    <w:rsid w:val="00DB1C0C"/>
    <w:rsid w:val="00DB21C9"/>
    <w:rsid w:val="00DB31F9"/>
    <w:rsid w:val="00DB5B36"/>
    <w:rsid w:val="00DC0B0E"/>
    <w:rsid w:val="00DC0BE7"/>
    <w:rsid w:val="00DC366A"/>
    <w:rsid w:val="00DC6076"/>
    <w:rsid w:val="00DC76A9"/>
    <w:rsid w:val="00DC7999"/>
    <w:rsid w:val="00DD0BCC"/>
    <w:rsid w:val="00DD0D23"/>
    <w:rsid w:val="00DD190F"/>
    <w:rsid w:val="00DD204B"/>
    <w:rsid w:val="00DD3F2B"/>
    <w:rsid w:val="00DE0803"/>
    <w:rsid w:val="00DE1E62"/>
    <w:rsid w:val="00DE1F7E"/>
    <w:rsid w:val="00DE2A22"/>
    <w:rsid w:val="00DF27B1"/>
    <w:rsid w:val="00DF50C2"/>
    <w:rsid w:val="00DF5ACD"/>
    <w:rsid w:val="00E00465"/>
    <w:rsid w:val="00E008CE"/>
    <w:rsid w:val="00E01319"/>
    <w:rsid w:val="00E03A94"/>
    <w:rsid w:val="00E05107"/>
    <w:rsid w:val="00E05B3D"/>
    <w:rsid w:val="00E11A6D"/>
    <w:rsid w:val="00E1252B"/>
    <w:rsid w:val="00E138AB"/>
    <w:rsid w:val="00E154F0"/>
    <w:rsid w:val="00E15BD4"/>
    <w:rsid w:val="00E16DE5"/>
    <w:rsid w:val="00E17496"/>
    <w:rsid w:val="00E17CB7"/>
    <w:rsid w:val="00E20377"/>
    <w:rsid w:val="00E206A4"/>
    <w:rsid w:val="00E268AB"/>
    <w:rsid w:val="00E340A8"/>
    <w:rsid w:val="00E41BB1"/>
    <w:rsid w:val="00E423C8"/>
    <w:rsid w:val="00E44ED5"/>
    <w:rsid w:val="00E473B9"/>
    <w:rsid w:val="00E54E75"/>
    <w:rsid w:val="00E54EDC"/>
    <w:rsid w:val="00E552BF"/>
    <w:rsid w:val="00E558FF"/>
    <w:rsid w:val="00E56424"/>
    <w:rsid w:val="00E5725F"/>
    <w:rsid w:val="00E61731"/>
    <w:rsid w:val="00E61F77"/>
    <w:rsid w:val="00E62EC2"/>
    <w:rsid w:val="00E67690"/>
    <w:rsid w:val="00E745B1"/>
    <w:rsid w:val="00E74E54"/>
    <w:rsid w:val="00E76778"/>
    <w:rsid w:val="00E8077C"/>
    <w:rsid w:val="00E8207D"/>
    <w:rsid w:val="00E82992"/>
    <w:rsid w:val="00E8343D"/>
    <w:rsid w:val="00E84DC3"/>
    <w:rsid w:val="00E851EF"/>
    <w:rsid w:val="00E852E3"/>
    <w:rsid w:val="00E86D86"/>
    <w:rsid w:val="00E91EEF"/>
    <w:rsid w:val="00E92022"/>
    <w:rsid w:val="00E954B6"/>
    <w:rsid w:val="00E960EA"/>
    <w:rsid w:val="00E9666B"/>
    <w:rsid w:val="00E968D7"/>
    <w:rsid w:val="00E96974"/>
    <w:rsid w:val="00E97405"/>
    <w:rsid w:val="00EA37FF"/>
    <w:rsid w:val="00EA3ADB"/>
    <w:rsid w:val="00EA3C01"/>
    <w:rsid w:val="00EA403A"/>
    <w:rsid w:val="00EA7DAD"/>
    <w:rsid w:val="00EB2E63"/>
    <w:rsid w:val="00EB39AE"/>
    <w:rsid w:val="00EB6740"/>
    <w:rsid w:val="00EB6851"/>
    <w:rsid w:val="00EC1703"/>
    <w:rsid w:val="00EC18EC"/>
    <w:rsid w:val="00EC2A0A"/>
    <w:rsid w:val="00EC3340"/>
    <w:rsid w:val="00EC37FA"/>
    <w:rsid w:val="00EC5C6F"/>
    <w:rsid w:val="00ED3A7C"/>
    <w:rsid w:val="00ED64D7"/>
    <w:rsid w:val="00ED664A"/>
    <w:rsid w:val="00ED68EA"/>
    <w:rsid w:val="00EE0A87"/>
    <w:rsid w:val="00EE0D4F"/>
    <w:rsid w:val="00EE164D"/>
    <w:rsid w:val="00EE3C72"/>
    <w:rsid w:val="00EE7F8A"/>
    <w:rsid w:val="00EF0B93"/>
    <w:rsid w:val="00EF196C"/>
    <w:rsid w:val="00EF445D"/>
    <w:rsid w:val="00EF46A9"/>
    <w:rsid w:val="00EF4D56"/>
    <w:rsid w:val="00F03B6F"/>
    <w:rsid w:val="00F03B88"/>
    <w:rsid w:val="00F03F47"/>
    <w:rsid w:val="00F04961"/>
    <w:rsid w:val="00F04F25"/>
    <w:rsid w:val="00F053C2"/>
    <w:rsid w:val="00F0744F"/>
    <w:rsid w:val="00F07459"/>
    <w:rsid w:val="00F077AA"/>
    <w:rsid w:val="00F12B73"/>
    <w:rsid w:val="00F13DE9"/>
    <w:rsid w:val="00F14221"/>
    <w:rsid w:val="00F16058"/>
    <w:rsid w:val="00F163AB"/>
    <w:rsid w:val="00F27C42"/>
    <w:rsid w:val="00F323B8"/>
    <w:rsid w:val="00F3308C"/>
    <w:rsid w:val="00F337E9"/>
    <w:rsid w:val="00F35B1B"/>
    <w:rsid w:val="00F4278A"/>
    <w:rsid w:val="00F4356F"/>
    <w:rsid w:val="00F44036"/>
    <w:rsid w:val="00F45FE8"/>
    <w:rsid w:val="00F47E8C"/>
    <w:rsid w:val="00F51F3B"/>
    <w:rsid w:val="00F530D6"/>
    <w:rsid w:val="00F544A0"/>
    <w:rsid w:val="00F551EE"/>
    <w:rsid w:val="00F556F3"/>
    <w:rsid w:val="00F55A12"/>
    <w:rsid w:val="00F61618"/>
    <w:rsid w:val="00F63A69"/>
    <w:rsid w:val="00F649CC"/>
    <w:rsid w:val="00F70740"/>
    <w:rsid w:val="00F71BE2"/>
    <w:rsid w:val="00F73F61"/>
    <w:rsid w:val="00F74649"/>
    <w:rsid w:val="00F7663A"/>
    <w:rsid w:val="00F80B1C"/>
    <w:rsid w:val="00F84222"/>
    <w:rsid w:val="00F84511"/>
    <w:rsid w:val="00F87D24"/>
    <w:rsid w:val="00F87F67"/>
    <w:rsid w:val="00F90650"/>
    <w:rsid w:val="00F906B6"/>
    <w:rsid w:val="00F91B94"/>
    <w:rsid w:val="00F92A9E"/>
    <w:rsid w:val="00F92E8E"/>
    <w:rsid w:val="00F95337"/>
    <w:rsid w:val="00F96B04"/>
    <w:rsid w:val="00F96D50"/>
    <w:rsid w:val="00FA1C4B"/>
    <w:rsid w:val="00FA2670"/>
    <w:rsid w:val="00FA43C5"/>
    <w:rsid w:val="00FB0A45"/>
    <w:rsid w:val="00FB0C0D"/>
    <w:rsid w:val="00FB1556"/>
    <w:rsid w:val="00FB4CB0"/>
    <w:rsid w:val="00FB7108"/>
    <w:rsid w:val="00FB7C03"/>
    <w:rsid w:val="00FC3C54"/>
    <w:rsid w:val="00FC40EE"/>
    <w:rsid w:val="00FC6B34"/>
    <w:rsid w:val="00FD1189"/>
    <w:rsid w:val="00FD2F30"/>
    <w:rsid w:val="00FD3148"/>
    <w:rsid w:val="00FD5B36"/>
    <w:rsid w:val="00FD696A"/>
    <w:rsid w:val="00FD6F43"/>
    <w:rsid w:val="00FD7E11"/>
    <w:rsid w:val="00FE20AC"/>
    <w:rsid w:val="00FE2586"/>
    <w:rsid w:val="00FE3846"/>
    <w:rsid w:val="00FE630C"/>
    <w:rsid w:val="00FF1898"/>
    <w:rsid w:val="00FF40AE"/>
    <w:rsid w:val="00FF75E3"/>
    <w:rsid w:val="00FF7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108"/>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FD7E11"/>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B710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D78A5"/>
    <w:pPr>
      <w:keepNext/>
      <w:keepLines/>
      <w:spacing w:before="200" w:after="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7108"/>
    <w:rPr>
      <w:rFonts w:ascii="Times New Roman" w:eastAsiaTheme="majorEastAsia" w:hAnsi="Times New Roman" w:cstheme="majorBidi"/>
      <w:b/>
      <w:bCs/>
      <w:sz w:val="26"/>
      <w:szCs w:val="26"/>
    </w:rPr>
  </w:style>
  <w:style w:type="table" w:styleId="TableGrid">
    <w:name w:val="Table Grid"/>
    <w:basedOn w:val="TableNormal"/>
    <w:uiPriority w:val="59"/>
    <w:rsid w:val="00B16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6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C19"/>
    <w:rPr>
      <w:rFonts w:ascii="Tahoma" w:hAnsi="Tahoma" w:cs="Tahoma"/>
      <w:sz w:val="16"/>
      <w:szCs w:val="16"/>
    </w:rPr>
  </w:style>
  <w:style w:type="character" w:customStyle="1" w:styleId="Heading1Char">
    <w:name w:val="Heading 1 Char"/>
    <w:basedOn w:val="DefaultParagraphFont"/>
    <w:link w:val="Heading1"/>
    <w:uiPriority w:val="9"/>
    <w:rsid w:val="00FD7E11"/>
    <w:rPr>
      <w:rFonts w:ascii="Times New Roman" w:eastAsiaTheme="majorEastAsia" w:hAnsi="Times New Roman" w:cstheme="majorBidi"/>
      <w:b/>
      <w:bCs/>
      <w:sz w:val="32"/>
      <w:szCs w:val="28"/>
    </w:rPr>
  </w:style>
  <w:style w:type="paragraph" w:styleId="NoSpacing">
    <w:name w:val="No Spacing"/>
    <w:uiPriority w:val="1"/>
    <w:qFormat/>
    <w:rsid w:val="00FF1898"/>
    <w:pPr>
      <w:spacing w:after="0" w:line="240" w:lineRule="auto"/>
      <w:jc w:val="both"/>
    </w:pPr>
    <w:rPr>
      <w:rFonts w:ascii="Times New Roman" w:hAnsi="Times New Roman"/>
    </w:rPr>
  </w:style>
  <w:style w:type="paragraph" w:styleId="Caption">
    <w:name w:val="caption"/>
    <w:basedOn w:val="Normal"/>
    <w:next w:val="Normal"/>
    <w:uiPriority w:val="35"/>
    <w:unhideWhenUsed/>
    <w:qFormat/>
    <w:rsid w:val="000440CC"/>
    <w:pPr>
      <w:spacing w:before="120" w:after="360" w:line="240" w:lineRule="auto"/>
    </w:pPr>
    <w:rPr>
      <w:b/>
      <w:bCs/>
      <w:i/>
      <w:szCs w:val="18"/>
    </w:rPr>
  </w:style>
  <w:style w:type="character" w:styleId="CommentReference">
    <w:name w:val="annotation reference"/>
    <w:basedOn w:val="DefaultParagraphFont"/>
    <w:uiPriority w:val="99"/>
    <w:semiHidden/>
    <w:unhideWhenUsed/>
    <w:rsid w:val="00AC2BD0"/>
    <w:rPr>
      <w:sz w:val="16"/>
      <w:szCs w:val="16"/>
    </w:rPr>
  </w:style>
  <w:style w:type="paragraph" w:styleId="CommentText">
    <w:name w:val="annotation text"/>
    <w:basedOn w:val="Normal"/>
    <w:link w:val="CommentTextChar"/>
    <w:uiPriority w:val="99"/>
    <w:semiHidden/>
    <w:unhideWhenUsed/>
    <w:rsid w:val="00AC2BD0"/>
    <w:pPr>
      <w:spacing w:line="240" w:lineRule="auto"/>
    </w:pPr>
    <w:rPr>
      <w:sz w:val="20"/>
      <w:szCs w:val="20"/>
    </w:rPr>
  </w:style>
  <w:style w:type="character" w:customStyle="1" w:styleId="CommentTextChar">
    <w:name w:val="Comment Text Char"/>
    <w:basedOn w:val="DefaultParagraphFont"/>
    <w:link w:val="CommentText"/>
    <w:uiPriority w:val="99"/>
    <w:semiHidden/>
    <w:rsid w:val="00AC2BD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C2BD0"/>
    <w:rPr>
      <w:b/>
      <w:bCs/>
    </w:rPr>
  </w:style>
  <w:style w:type="character" w:customStyle="1" w:styleId="CommentSubjectChar">
    <w:name w:val="Comment Subject Char"/>
    <w:basedOn w:val="CommentTextChar"/>
    <w:link w:val="CommentSubject"/>
    <w:uiPriority w:val="99"/>
    <w:semiHidden/>
    <w:rsid w:val="00AC2BD0"/>
    <w:rPr>
      <w:rFonts w:ascii="Times New Roman" w:hAnsi="Times New Roman"/>
      <w:b/>
      <w:bCs/>
      <w:sz w:val="20"/>
      <w:szCs w:val="20"/>
    </w:rPr>
  </w:style>
  <w:style w:type="paragraph" w:styleId="ListParagraph">
    <w:name w:val="List Paragraph"/>
    <w:basedOn w:val="Normal"/>
    <w:uiPriority w:val="34"/>
    <w:qFormat/>
    <w:rsid w:val="002B29D6"/>
    <w:pPr>
      <w:spacing w:line="276" w:lineRule="auto"/>
      <w:ind w:left="720"/>
      <w:contextualSpacing/>
      <w:jc w:val="left"/>
    </w:pPr>
    <w:rPr>
      <w:rFonts w:asciiTheme="minorHAnsi" w:hAnsiTheme="minorHAnsi"/>
    </w:rPr>
  </w:style>
  <w:style w:type="character" w:customStyle="1" w:styleId="Heading3Char">
    <w:name w:val="Heading 3 Char"/>
    <w:basedOn w:val="DefaultParagraphFont"/>
    <w:link w:val="Heading3"/>
    <w:uiPriority w:val="9"/>
    <w:rsid w:val="000D78A5"/>
    <w:rPr>
      <w:rFonts w:ascii="Times New Roman" w:eastAsiaTheme="majorEastAsia" w:hAnsi="Times New Roman" w:cstheme="majorBidi"/>
      <w:b/>
      <w:bCs/>
      <w:i/>
    </w:rPr>
  </w:style>
  <w:style w:type="character" w:styleId="Hyperlink">
    <w:name w:val="Hyperlink"/>
    <w:basedOn w:val="DefaultParagraphFont"/>
    <w:uiPriority w:val="99"/>
    <w:unhideWhenUsed/>
    <w:rsid w:val="007A7E2F"/>
    <w:rPr>
      <w:color w:val="0000FF" w:themeColor="hyperlink"/>
      <w:u w:val="single"/>
    </w:rPr>
  </w:style>
  <w:style w:type="paragraph" w:styleId="FootnoteText">
    <w:name w:val="footnote text"/>
    <w:basedOn w:val="Normal"/>
    <w:link w:val="FootnoteTextChar"/>
    <w:uiPriority w:val="99"/>
    <w:semiHidden/>
    <w:unhideWhenUsed/>
    <w:rsid w:val="00CE60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60B2"/>
    <w:rPr>
      <w:rFonts w:ascii="Times New Roman" w:hAnsi="Times New Roman"/>
      <w:sz w:val="20"/>
      <w:szCs w:val="20"/>
    </w:rPr>
  </w:style>
  <w:style w:type="character" w:styleId="FootnoteReference">
    <w:name w:val="footnote reference"/>
    <w:basedOn w:val="DefaultParagraphFont"/>
    <w:uiPriority w:val="99"/>
    <w:semiHidden/>
    <w:unhideWhenUsed/>
    <w:rsid w:val="00CE60B2"/>
    <w:rPr>
      <w:vertAlign w:val="superscript"/>
    </w:rPr>
  </w:style>
  <w:style w:type="paragraph" w:styleId="Header">
    <w:name w:val="header"/>
    <w:basedOn w:val="Normal"/>
    <w:link w:val="HeaderChar"/>
    <w:uiPriority w:val="99"/>
    <w:unhideWhenUsed/>
    <w:rsid w:val="006F3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A6"/>
    <w:rPr>
      <w:rFonts w:ascii="Times New Roman" w:hAnsi="Times New Roman"/>
    </w:rPr>
  </w:style>
  <w:style w:type="paragraph" w:styleId="Footer">
    <w:name w:val="footer"/>
    <w:basedOn w:val="Normal"/>
    <w:link w:val="FooterChar"/>
    <w:uiPriority w:val="99"/>
    <w:unhideWhenUsed/>
    <w:rsid w:val="006F3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A6"/>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108"/>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FD7E11"/>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B710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D78A5"/>
    <w:pPr>
      <w:keepNext/>
      <w:keepLines/>
      <w:spacing w:before="200" w:after="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7108"/>
    <w:rPr>
      <w:rFonts w:ascii="Times New Roman" w:eastAsiaTheme="majorEastAsia" w:hAnsi="Times New Roman" w:cstheme="majorBidi"/>
      <w:b/>
      <w:bCs/>
      <w:sz w:val="26"/>
      <w:szCs w:val="26"/>
    </w:rPr>
  </w:style>
  <w:style w:type="table" w:styleId="TableGrid">
    <w:name w:val="Table Grid"/>
    <w:basedOn w:val="TableNormal"/>
    <w:uiPriority w:val="59"/>
    <w:rsid w:val="00B16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6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C19"/>
    <w:rPr>
      <w:rFonts w:ascii="Tahoma" w:hAnsi="Tahoma" w:cs="Tahoma"/>
      <w:sz w:val="16"/>
      <w:szCs w:val="16"/>
    </w:rPr>
  </w:style>
  <w:style w:type="character" w:customStyle="1" w:styleId="Heading1Char">
    <w:name w:val="Heading 1 Char"/>
    <w:basedOn w:val="DefaultParagraphFont"/>
    <w:link w:val="Heading1"/>
    <w:uiPriority w:val="9"/>
    <w:rsid w:val="00FD7E11"/>
    <w:rPr>
      <w:rFonts w:ascii="Times New Roman" w:eastAsiaTheme="majorEastAsia" w:hAnsi="Times New Roman" w:cstheme="majorBidi"/>
      <w:b/>
      <w:bCs/>
      <w:sz w:val="32"/>
      <w:szCs w:val="28"/>
    </w:rPr>
  </w:style>
  <w:style w:type="paragraph" w:styleId="NoSpacing">
    <w:name w:val="No Spacing"/>
    <w:uiPriority w:val="1"/>
    <w:qFormat/>
    <w:rsid w:val="00FF1898"/>
    <w:pPr>
      <w:spacing w:after="0" w:line="240" w:lineRule="auto"/>
      <w:jc w:val="both"/>
    </w:pPr>
    <w:rPr>
      <w:rFonts w:ascii="Times New Roman" w:hAnsi="Times New Roman"/>
    </w:rPr>
  </w:style>
  <w:style w:type="paragraph" w:styleId="Caption">
    <w:name w:val="caption"/>
    <w:basedOn w:val="Normal"/>
    <w:next w:val="Normal"/>
    <w:uiPriority w:val="35"/>
    <w:unhideWhenUsed/>
    <w:qFormat/>
    <w:rsid w:val="000440CC"/>
    <w:pPr>
      <w:spacing w:before="120" w:after="360" w:line="240" w:lineRule="auto"/>
    </w:pPr>
    <w:rPr>
      <w:b/>
      <w:bCs/>
      <w:i/>
      <w:szCs w:val="18"/>
    </w:rPr>
  </w:style>
  <w:style w:type="character" w:styleId="CommentReference">
    <w:name w:val="annotation reference"/>
    <w:basedOn w:val="DefaultParagraphFont"/>
    <w:uiPriority w:val="99"/>
    <w:semiHidden/>
    <w:unhideWhenUsed/>
    <w:rsid w:val="00AC2BD0"/>
    <w:rPr>
      <w:sz w:val="16"/>
      <w:szCs w:val="16"/>
    </w:rPr>
  </w:style>
  <w:style w:type="paragraph" w:styleId="CommentText">
    <w:name w:val="annotation text"/>
    <w:basedOn w:val="Normal"/>
    <w:link w:val="CommentTextChar"/>
    <w:uiPriority w:val="99"/>
    <w:semiHidden/>
    <w:unhideWhenUsed/>
    <w:rsid w:val="00AC2BD0"/>
    <w:pPr>
      <w:spacing w:line="240" w:lineRule="auto"/>
    </w:pPr>
    <w:rPr>
      <w:sz w:val="20"/>
      <w:szCs w:val="20"/>
    </w:rPr>
  </w:style>
  <w:style w:type="character" w:customStyle="1" w:styleId="CommentTextChar">
    <w:name w:val="Comment Text Char"/>
    <w:basedOn w:val="DefaultParagraphFont"/>
    <w:link w:val="CommentText"/>
    <w:uiPriority w:val="99"/>
    <w:semiHidden/>
    <w:rsid w:val="00AC2BD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C2BD0"/>
    <w:rPr>
      <w:b/>
      <w:bCs/>
    </w:rPr>
  </w:style>
  <w:style w:type="character" w:customStyle="1" w:styleId="CommentSubjectChar">
    <w:name w:val="Comment Subject Char"/>
    <w:basedOn w:val="CommentTextChar"/>
    <w:link w:val="CommentSubject"/>
    <w:uiPriority w:val="99"/>
    <w:semiHidden/>
    <w:rsid w:val="00AC2BD0"/>
    <w:rPr>
      <w:rFonts w:ascii="Times New Roman" w:hAnsi="Times New Roman"/>
      <w:b/>
      <w:bCs/>
      <w:sz w:val="20"/>
      <w:szCs w:val="20"/>
    </w:rPr>
  </w:style>
  <w:style w:type="paragraph" w:styleId="ListParagraph">
    <w:name w:val="List Paragraph"/>
    <w:basedOn w:val="Normal"/>
    <w:uiPriority w:val="34"/>
    <w:qFormat/>
    <w:rsid w:val="002B29D6"/>
    <w:pPr>
      <w:spacing w:line="276" w:lineRule="auto"/>
      <w:ind w:left="720"/>
      <w:contextualSpacing/>
      <w:jc w:val="left"/>
    </w:pPr>
    <w:rPr>
      <w:rFonts w:asciiTheme="minorHAnsi" w:hAnsiTheme="minorHAnsi"/>
    </w:rPr>
  </w:style>
  <w:style w:type="character" w:customStyle="1" w:styleId="Heading3Char">
    <w:name w:val="Heading 3 Char"/>
    <w:basedOn w:val="DefaultParagraphFont"/>
    <w:link w:val="Heading3"/>
    <w:uiPriority w:val="9"/>
    <w:rsid w:val="000D78A5"/>
    <w:rPr>
      <w:rFonts w:ascii="Times New Roman" w:eastAsiaTheme="majorEastAsia" w:hAnsi="Times New Roman" w:cstheme="majorBidi"/>
      <w:b/>
      <w:bCs/>
      <w:i/>
    </w:rPr>
  </w:style>
  <w:style w:type="character" w:styleId="Hyperlink">
    <w:name w:val="Hyperlink"/>
    <w:basedOn w:val="DefaultParagraphFont"/>
    <w:uiPriority w:val="99"/>
    <w:unhideWhenUsed/>
    <w:rsid w:val="007A7E2F"/>
    <w:rPr>
      <w:color w:val="0000FF" w:themeColor="hyperlink"/>
      <w:u w:val="single"/>
    </w:rPr>
  </w:style>
  <w:style w:type="paragraph" w:styleId="FootnoteText">
    <w:name w:val="footnote text"/>
    <w:basedOn w:val="Normal"/>
    <w:link w:val="FootnoteTextChar"/>
    <w:uiPriority w:val="99"/>
    <w:semiHidden/>
    <w:unhideWhenUsed/>
    <w:rsid w:val="00CE60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60B2"/>
    <w:rPr>
      <w:rFonts w:ascii="Times New Roman" w:hAnsi="Times New Roman"/>
      <w:sz w:val="20"/>
      <w:szCs w:val="20"/>
    </w:rPr>
  </w:style>
  <w:style w:type="character" w:styleId="FootnoteReference">
    <w:name w:val="footnote reference"/>
    <w:basedOn w:val="DefaultParagraphFont"/>
    <w:uiPriority w:val="99"/>
    <w:semiHidden/>
    <w:unhideWhenUsed/>
    <w:rsid w:val="00CE60B2"/>
    <w:rPr>
      <w:vertAlign w:val="superscript"/>
    </w:rPr>
  </w:style>
  <w:style w:type="paragraph" w:styleId="Header">
    <w:name w:val="header"/>
    <w:basedOn w:val="Normal"/>
    <w:link w:val="HeaderChar"/>
    <w:uiPriority w:val="99"/>
    <w:unhideWhenUsed/>
    <w:rsid w:val="006F3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A6"/>
    <w:rPr>
      <w:rFonts w:ascii="Times New Roman" w:hAnsi="Times New Roman"/>
    </w:rPr>
  </w:style>
  <w:style w:type="paragraph" w:styleId="Footer">
    <w:name w:val="footer"/>
    <w:basedOn w:val="Normal"/>
    <w:link w:val="FooterChar"/>
    <w:uiPriority w:val="99"/>
    <w:unhideWhenUsed/>
    <w:rsid w:val="006F3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A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753347">
      <w:bodyDiv w:val="1"/>
      <w:marLeft w:val="0"/>
      <w:marRight w:val="0"/>
      <w:marTop w:val="0"/>
      <w:marBottom w:val="0"/>
      <w:divBdr>
        <w:top w:val="none" w:sz="0" w:space="0" w:color="auto"/>
        <w:left w:val="none" w:sz="0" w:space="0" w:color="auto"/>
        <w:bottom w:val="none" w:sz="0" w:space="0" w:color="auto"/>
        <w:right w:val="none" w:sz="0" w:space="0" w:color="auto"/>
      </w:divBdr>
    </w:div>
    <w:div w:id="201291273">
      <w:bodyDiv w:val="1"/>
      <w:marLeft w:val="0"/>
      <w:marRight w:val="0"/>
      <w:marTop w:val="0"/>
      <w:marBottom w:val="0"/>
      <w:divBdr>
        <w:top w:val="none" w:sz="0" w:space="0" w:color="auto"/>
        <w:left w:val="none" w:sz="0" w:space="0" w:color="auto"/>
        <w:bottom w:val="none" w:sz="0" w:space="0" w:color="auto"/>
        <w:right w:val="none" w:sz="0" w:space="0" w:color="auto"/>
      </w:divBdr>
    </w:div>
    <w:div w:id="327446092">
      <w:bodyDiv w:val="1"/>
      <w:marLeft w:val="0"/>
      <w:marRight w:val="0"/>
      <w:marTop w:val="0"/>
      <w:marBottom w:val="0"/>
      <w:divBdr>
        <w:top w:val="none" w:sz="0" w:space="0" w:color="auto"/>
        <w:left w:val="none" w:sz="0" w:space="0" w:color="auto"/>
        <w:bottom w:val="none" w:sz="0" w:space="0" w:color="auto"/>
        <w:right w:val="none" w:sz="0" w:space="0" w:color="auto"/>
      </w:divBdr>
    </w:div>
    <w:div w:id="401291088">
      <w:bodyDiv w:val="1"/>
      <w:marLeft w:val="0"/>
      <w:marRight w:val="0"/>
      <w:marTop w:val="0"/>
      <w:marBottom w:val="0"/>
      <w:divBdr>
        <w:top w:val="none" w:sz="0" w:space="0" w:color="auto"/>
        <w:left w:val="none" w:sz="0" w:space="0" w:color="auto"/>
        <w:bottom w:val="none" w:sz="0" w:space="0" w:color="auto"/>
        <w:right w:val="none" w:sz="0" w:space="0" w:color="auto"/>
      </w:divBdr>
    </w:div>
    <w:div w:id="401756874">
      <w:bodyDiv w:val="1"/>
      <w:marLeft w:val="0"/>
      <w:marRight w:val="0"/>
      <w:marTop w:val="0"/>
      <w:marBottom w:val="0"/>
      <w:divBdr>
        <w:top w:val="none" w:sz="0" w:space="0" w:color="auto"/>
        <w:left w:val="none" w:sz="0" w:space="0" w:color="auto"/>
        <w:bottom w:val="none" w:sz="0" w:space="0" w:color="auto"/>
        <w:right w:val="none" w:sz="0" w:space="0" w:color="auto"/>
      </w:divBdr>
    </w:div>
    <w:div w:id="474958000">
      <w:bodyDiv w:val="1"/>
      <w:marLeft w:val="0"/>
      <w:marRight w:val="0"/>
      <w:marTop w:val="0"/>
      <w:marBottom w:val="0"/>
      <w:divBdr>
        <w:top w:val="none" w:sz="0" w:space="0" w:color="auto"/>
        <w:left w:val="none" w:sz="0" w:space="0" w:color="auto"/>
        <w:bottom w:val="none" w:sz="0" w:space="0" w:color="auto"/>
        <w:right w:val="none" w:sz="0" w:space="0" w:color="auto"/>
      </w:divBdr>
    </w:div>
    <w:div w:id="483088864">
      <w:bodyDiv w:val="1"/>
      <w:marLeft w:val="0"/>
      <w:marRight w:val="0"/>
      <w:marTop w:val="0"/>
      <w:marBottom w:val="0"/>
      <w:divBdr>
        <w:top w:val="none" w:sz="0" w:space="0" w:color="auto"/>
        <w:left w:val="none" w:sz="0" w:space="0" w:color="auto"/>
        <w:bottom w:val="none" w:sz="0" w:space="0" w:color="auto"/>
        <w:right w:val="none" w:sz="0" w:space="0" w:color="auto"/>
      </w:divBdr>
    </w:div>
    <w:div w:id="558826874">
      <w:bodyDiv w:val="1"/>
      <w:marLeft w:val="0"/>
      <w:marRight w:val="0"/>
      <w:marTop w:val="0"/>
      <w:marBottom w:val="0"/>
      <w:divBdr>
        <w:top w:val="none" w:sz="0" w:space="0" w:color="auto"/>
        <w:left w:val="none" w:sz="0" w:space="0" w:color="auto"/>
        <w:bottom w:val="none" w:sz="0" w:space="0" w:color="auto"/>
        <w:right w:val="none" w:sz="0" w:space="0" w:color="auto"/>
      </w:divBdr>
    </w:div>
    <w:div w:id="570195695">
      <w:bodyDiv w:val="1"/>
      <w:marLeft w:val="0"/>
      <w:marRight w:val="0"/>
      <w:marTop w:val="0"/>
      <w:marBottom w:val="0"/>
      <w:divBdr>
        <w:top w:val="none" w:sz="0" w:space="0" w:color="auto"/>
        <w:left w:val="none" w:sz="0" w:space="0" w:color="auto"/>
        <w:bottom w:val="none" w:sz="0" w:space="0" w:color="auto"/>
        <w:right w:val="none" w:sz="0" w:space="0" w:color="auto"/>
      </w:divBdr>
    </w:div>
    <w:div w:id="580454512">
      <w:bodyDiv w:val="1"/>
      <w:marLeft w:val="0"/>
      <w:marRight w:val="0"/>
      <w:marTop w:val="0"/>
      <w:marBottom w:val="0"/>
      <w:divBdr>
        <w:top w:val="none" w:sz="0" w:space="0" w:color="auto"/>
        <w:left w:val="none" w:sz="0" w:space="0" w:color="auto"/>
        <w:bottom w:val="none" w:sz="0" w:space="0" w:color="auto"/>
        <w:right w:val="none" w:sz="0" w:space="0" w:color="auto"/>
      </w:divBdr>
    </w:div>
    <w:div w:id="590627143">
      <w:bodyDiv w:val="1"/>
      <w:marLeft w:val="0"/>
      <w:marRight w:val="0"/>
      <w:marTop w:val="0"/>
      <w:marBottom w:val="0"/>
      <w:divBdr>
        <w:top w:val="none" w:sz="0" w:space="0" w:color="auto"/>
        <w:left w:val="none" w:sz="0" w:space="0" w:color="auto"/>
        <w:bottom w:val="none" w:sz="0" w:space="0" w:color="auto"/>
        <w:right w:val="none" w:sz="0" w:space="0" w:color="auto"/>
      </w:divBdr>
    </w:div>
    <w:div w:id="622467125">
      <w:bodyDiv w:val="1"/>
      <w:marLeft w:val="0"/>
      <w:marRight w:val="0"/>
      <w:marTop w:val="0"/>
      <w:marBottom w:val="0"/>
      <w:divBdr>
        <w:top w:val="none" w:sz="0" w:space="0" w:color="auto"/>
        <w:left w:val="none" w:sz="0" w:space="0" w:color="auto"/>
        <w:bottom w:val="none" w:sz="0" w:space="0" w:color="auto"/>
        <w:right w:val="none" w:sz="0" w:space="0" w:color="auto"/>
      </w:divBdr>
    </w:div>
    <w:div w:id="633800482">
      <w:bodyDiv w:val="1"/>
      <w:marLeft w:val="0"/>
      <w:marRight w:val="0"/>
      <w:marTop w:val="0"/>
      <w:marBottom w:val="0"/>
      <w:divBdr>
        <w:top w:val="none" w:sz="0" w:space="0" w:color="auto"/>
        <w:left w:val="none" w:sz="0" w:space="0" w:color="auto"/>
        <w:bottom w:val="none" w:sz="0" w:space="0" w:color="auto"/>
        <w:right w:val="none" w:sz="0" w:space="0" w:color="auto"/>
      </w:divBdr>
    </w:div>
    <w:div w:id="634675879">
      <w:bodyDiv w:val="1"/>
      <w:marLeft w:val="0"/>
      <w:marRight w:val="0"/>
      <w:marTop w:val="0"/>
      <w:marBottom w:val="0"/>
      <w:divBdr>
        <w:top w:val="none" w:sz="0" w:space="0" w:color="auto"/>
        <w:left w:val="none" w:sz="0" w:space="0" w:color="auto"/>
        <w:bottom w:val="none" w:sz="0" w:space="0" w:color="auto"/>
        <w:right w:val="none" w:sz="0" w:space="0" w:color="auto"/>
      </w:divBdr>
    </w:div>
    <w:div w:id="668752053">
      <w:bodyDiv w:val="1"/>
      <w:marLeft w:val="0"/>
      <w:marRight w:val="0"/>
      <w:marTop w:val="0"/>
      <w:marBottom w:val="0"/>
      <w:divBdr>
        <w:top w:val="none" w:sz="0" w:space="0" w:color="auto"/>
        <w:left w:val="none" w:sz="0" w:space="0" w:color="auto"/>
        <w:bottom w:val="none" w:sz="0" w:space="0" w:color="auto"/>
        <w:right w:val="none" w:sz="0" w:space="0" w:color="auto"/>
      </w:divBdr>
    </w:div>
    <w:div w:id="746879780">
      <w:bodyDiv w:val="1"/>
      <w:marLeft w:val="0"/>
      <w:marRight w:val="0"/>
      <w:marTop w:val="0"/>
      <w:marBottom w:val="0"/>
      <w:divBdr>
        <w:top w:val="none" w:sz="0" w:space="0" w:color="auto"/>
        <w:left w:val="none" w:sz="0" w:space="0" w:color="auto"/>
        <w:bottom w:val="none" w:sz="0" w:space="0" w:color="auto"/>
        <w:right w:val="none" w:sz="0" w:space="0" w:color="auto"/>
      </w:divBdr>
    </w:div>
    <w:div w:id="771971941">
      <w:bodyDiv w:val="1"/>
      <w:marLeft w:val="0"/>
      <w:marRight w:val="0"/>
      <w:marTop w:val="0"/>
      <w:marBottom w:val="0"/>
      <w:divBdr>
        <w:top w:val="none" w:sz="0" w:space="0" w:color="auto"/>
        <w:left w:val="none" w:sz="0" w:space="0" w:color="auto"/>
        <w:bottom w:val="none" w:sz="0" w:space="0" w:color="auto"/>
        <w:right w:val="none" w:sz="0" w:space="0" w:color="auto"/>
      </w:divBdr>
    </w:div>
    <w:div w:id="852765973">
      <w:bodyDiv w:val="1"/>
      <w:marLeft w:val="0"/>
      <w:marRight w:val="0"/>
      <w:marTop w:val="0"/>
      <w:marBottom w:val="0"/>
      <w:divBdr>
        <w:top w:val="none" w:sz="0" w:space="0" w:color="auto"/>
        <w:left w:val="none" w:sz="0" w:space="0" w:color="auto"/>
        <w:bottom w:val="none" w:sz="0" w:space="0" w:color="auto"/>
        <w:right w:val="none" w:sz="0" w:space="0" w:color="auto"/>
      </w:divBdr>
    </w:div>
    <w:div w:id="852845966">
      <w:bodyDiv w:val="1"/>
      <w:marLeft w:val="0"/>
      <w:marRight w:val="0"/>
      <w:marTop w:val="0"/>
      <w:marBottom w:val="0"/>
      <w:divBdr>
        <w:top w:val="none" w:sz="0" w:space="0" w:color="auto"/>
        <w:left w:val="none" w:sz="0" w:space="0" w:color="auto"/>
        <w:bottom w:val="none" w:sz="0" w:space="0" w:color="auto"/>
        <w:right w:val="none" w:sz="0" w:space="0" w:color="auto"/>
      </w:divBdr>
    </w:div>
    <w:div w:id="913588046">
      <w:bodyDiv w:val="1"/>
      <w:marLeft w:val="0"/>
      <w:marRight w:val="0"/>
      <w:marTop w:val="0"/>
      <w:marBottom w:val="0"/>
      <w:divBdr>
        <w:top w:val="none" w:sz="0" w:space="0" w:color="auto"/>
        <w:left w:val="none" w:sz="0" w:space="0" w:color="auto"/>
        <w:bottom w:val="none" w:sz="0" w:space="0" w:color="auto"/>
        <w:right w:val="none" w:sz="0" w:space="0" w:color="auto"/>
      </w:divBdr>
    </w:div>
    <w:div w:id="949162690">
      <w:bodyDiv w:val="1"/>
      <w:marLeft w:val="0"/>
      <w:marRight w:val="0"/>
      <w:marTop w:val="0"/>
      <w:marBottom w:val="0"/>
      <w:divBdr>
        <w:top w:val="none" w:sz="0" w:space="0" w:color="auto"/>
        <w:left w:val="none" w:sz="0" w:space="0" w:color="auto"/>
        <w:bottom w:val="none" w:sz="0" w:space="0" w:color="auto"/>
        <w:right w:val="none" w:sz="0" w:space="0" w:color="auto"/>
      </w:divBdr>
    </w:div>
    <w:div w:id="1006978147">
      <w:bodyDiv w:val="1"/>
      <w:marLeft w:val="0"/>
      <w:marRight w:val="0"/>
      <w:marTop w:val="0"/>
      <w:marBottom w:val="0"/>
      <w:divBdr>
        <w:top w:val="none" w:sz="0" w:space="0" w:color="auto"/>
        <w:left w:val="none" w:sz="0" w:space="0" w:color="auto"/>
        <w:bottom w:val="none" w:sz="0" w:space="0" w:color="auto"/>
        <w:right w:val="none" w:sz="0" w:space="0" w:color="auto"/>
      </w:divBdr>
    </w:div>
    <w:div w:id="1048798755">
      <w:bodyDiv w:val="1"/>
      <w:marLeft w:val="0"/>
      <w:marRight w:val="0"/>
      <w:marTop w:val="0"/>
      <w:marBottom w:val="0"/>
      <w:divBdr>
        <w:top w:val="none" w:sz="0" w:space="0" w:color="auto"/>
        <w:left w:val="none" w:sz="0" w:space="0" w:color="auto"/>
        <w:bottom w:val="none" w:sz="0" w:space="0" w:color="auto"/>
        <w:right w:val="none" w:sz="0" w:space="0" w:color="auto"/>
      </w:divBdr>
    </w:div>
    <w:div w:id="1217737260">
      <w:bodyDiv w:val="1"/>
      <w:marLeft w:val="0"/>
      <w:marRight w:val="0"/>
      <w:marTop w:val="0"/>
      <w:marBottom w:val="0"/>
      <w:divBdr>
        <w:top w:val="none" w:sz="0" w:space="0" w:color="auto"/>
        <w:left w:val="none" w:sz="0" w:space="0" w:color="auto"/>
        <w:bottom w:val="none" w:sz="0" w:space="0" w:color="auto"/>
        <w:right w:val="none" w:sz="0" w:space="0" w:color="auto"/>
      </w:divBdr>
    </w:div>
    <w:div w:id="1250432453">
      <w:bodyDiv w:val="1"/>
      <w:marLeft w:val="0"/>
      <w:marRight w:val="0"/>
      <w:marTop w:val="0"/>
      <w:marBottom w:val="0"/>
      <w:divBdr>
        <w:top w:val="none" w:sz="0" w:space="0" w:color="auto"/>
        <w:left w:val="none" w:sz="0" w:space="0" w:color="auto"/>
        <w:bottom w:val="none" w:sz="0" w:space="0" w:color="auto"/>
        <w:right w:val="none" w:sz="0" w:space="0" w:color="auto"/>
      </w:divBdr>
    </w:div>
    <w:div w:id="1323000303">
      <w:bodyDiv w:val="1"/>
      <w:marLeft w:val="0"/>
      <w:marRight w:val="0"/>
      <w:marTop w:val="0"/>
      <w:marBottom w:val="0"/>
      <w:divBdr>
        <w:top w:val="none" w:sz="0" w:space="0" w:color="auto"/>
        <w:left w:val="none" w:sz="0" w:space="0" w:color="auto"/>
        <w:bottom w:val="none" w:sz="0" w:space="0" w:color="auto"/>
        <w:right w:val="none" w:sz="0" w:space="0" w:color="auto"/>
      </w:divBdr>
    </w:div>
    <w:div w:id="1357265806">
      <w:bodyDiv w:val="1"/>
      <w:marLeft w:val="0"/>
      <w:marRight w:val="0"/>
      <w:marTop w:val="0"/>
      <w:marBottom w:val="0"/>
      <w:divBdr>
        <w:top w:val="none" w:sz="0" w:space="0" w:color="auto"/>
        <w:left w:val="none" w:sz="0" w:space="0" w:color="auto"/>
        <w:bottom w:val="none" w:sz="0" w:space="0" w:color="auto"/>
        <w:right w:val="none" w:sz="0" w:space="0" w:color="auto"/>
      </w:divBdr>
    </w:div>
    <w:div w:id="1361013276">
      <w:bodyDiv w:val="1"/>
      <w:marLeft w:val="0"/>
      <w:marRight w:val="0"/>
      <w:marTop w:val="0"/>
      <w:marBottom w:val="0"/>
      <w:divBdr>
        <w:top w:val="none" w:sz="0" w:space="0" w:color="auto"/>
        <w:left w:val="none" w:sz="0" w:space="0" w:color="auto"/>
        <w:bottom w:val="none" w:sz="0" w:space="0" w:color="auto"/>
        <w:right w:val="none" w:sz="0" w:space="0" w:color="auto"/>
      </w:divBdr>
    </w:div>
    <w:div w:id="1365523793">
      <w:bodyDiv w:val="1"/>
      <w:marLeft w:val="0"/>
      <w:marRight w:val="0"/>
      <w:marTop w:val="0"/>
      <w:marBottom w:val="0"/>
      <w:divBdr>
        <w:top w:val="none" w:sz="0" w:space="0" w:color="auto"/>
        <w:left w:val="none" w:sz="0" w:space="0" w:color="auto"/>
        <w:bottom w:val="none" w:sz="0" w:space="0" w:color="auto"/>
        <w:right w:val="none" w:sz="0" w:space="0" w:color="auto"/>
      </w:divBdr>
    </w:div>
    <w:div w:id="1377924031">
      <w:bodyDiv w:val="1"/>
      <w:marLeft w:val="0"/>
      <w:marRight w:val="0"/>
      <w:marTop w:val="0"/>
      <w:marBottom w:val="0"/>
      <w:divBdr>
        <w:top w:val="none" w:sz="0" w:space="0" w:color="auto"/>
        <w:left w:val="none" w:sz="0" w:space="0" w:color="auto"/>
        <w:bottom w:val="none" w:sz="0" w:space="0" w:color="auto"/>
        <w:right w:val="none" w:sz="0" w:space="0" w:color="auto"/>
      </w:divBdr>
    </w:div>
    <w:div w:id="1440567335">
      <w:bodyDiv w:val="1"/>
      <w:marLeft w:val="0"/>
      <w:marRight w:val="0"/>
      <w:marTop w:val="0"/>
      <w:marBottom w:val="0"/>
      <w:divBdr>
        <w:top w:val="none" w:sz="0" w:space="0" w:color="auto"/>
        <w:left w:val="none" w:sz="0" w:space="0" w:color="auto"/>
        <w:bottom w:val="none" w:sz="0" w:space="0" w:color="auto"/>
        <w:right w:val="none" w:sz="0" w:space="0" w:color="auto"/>
      </w:divBdr>
    </w:div>
    <w:div w:id="1488015168">
      <w:bodyDiv w:val="1"/>
      <w:marLeft w:val="0"/>
      <w:marRight w:val="0"/>
      <w:marTop w:val="0"/>
      <w:marBottom w:val="0"/>
      <w:divBdr>
        <w:top w:val="none" w:sz="0" w:space="0" w:color="auto"/>
        <w:left w:val="none" w:sz="0" w:space="0" w:color="auto"/>
        <w:bottom w:val="none" w:sz="0" w:space="0" w:color="auto"/>
        <w:right w:val="none" w:sz="0" w:space="0" w:color="auto"/>
      </w:divBdr>
    </w:div>
    <w:div w:id="1492939896">
      <w:bodyDiv w:val="1"/>
      <w:marLeft w:val="0"/>
      <w:marRight w:val="0"/>
      <w:marTop w:val="0"/>
      <w:marBottom w:val="0"/>
      <w:divBdr>
        <w:top w:val="none" w:sz="0" w:space="0" w:color="auto"/>
        <w:left w:val="none" w:sz="0" w:space="0" w:color="auto"/>
        <w:bottom w:val="none" w:sz="0" w:space="0" w:color="auto"/>
        <w:right w:val="none" w:sz="0" w:space="0" w:color="auto"/>
      </w:divBdr>
    </w:div>
    <w:div w:id="1644965913">
      <w:bodyDiv w:val="1"/>
      <w:marLeft w:val="0"/>
      <w:marRight w:val="0"/>
      <w:marTop w:val="0"/>
      <w:marBottom w:val="0"/>
      <w:divBdr>
        <w:top w:val="none" w:sz="0" w:space="0" w:color="auto"/>
        <w:left w:val="none" w:sz="0" w:space="0" w:color="auto"/>
        <w:bottom w:val="none" w:sz="0" w:space="0" w:color="auto"/>
        <w:right w:val="none" w:sz="0" w:space="0" w:color="auto"/>
      </w:divBdr>
    </w:div>
    <w:div w:id="1710569124">
      <w:bodyDiv w:val="1"/>
      <w:marLeft w:val="0"/>
      <w:marRight w:val="0"/>
      <w:marTop w:val="0"/>
      <w:marBottom w:val="0"/>
      <w:divBdr>
        <w:top w:val="none" w:sz="0" w:space="0" w:color="auto"/>
        <w:left w:val="none" w:sz="0" w:space="0" w:color="auto"/>
        <w:bottom w:val="none" w:sz="0" w:space="0" w:color="auto"/>
        <w:right w:val="none" w:sz="0" w:space="0" w:color="auto"/>
      </w:divBdr>
    </w:div>
    <w:div w:id="1717193047">
      <w:bodyDiv w:val="1"/>
      <w:marLeft w:val="0"/>
      <w:marRight w:val="0"/>
      <w:marTop w:val="0"/>
      <w:marBottom w:val="0"/>
      <w:divBdr>
        <w:top w:val="none" w:sz="0" w:space="0" w:color="auto"/>
        <w:left w:val="none" w:sz="0" w:space="0" w:color="auto"/>
        <w:bottom w:val="none" w:sz="0" w:space="0" w:color="auto"/>
        <w:right w:val="none" w:sz="0" w:space="0" w:color="auto"/>
      </w:divBdr>
    </w:div>
    <w:div w:id="1740637271">
      <w:bodyDiv w:val="1"/>
      <w:marLeft w:val="0"/>
      <w:marRight w:val="0"/>
      <w:marTop w:val="0"/>
      <w:marBottom w:val="0"/>
      <w:divBdr>
        <w:top w:val="none" w:sz="0" w:space="0" w:color="auto"/>
        <w:left w:val="none" w:sz="0" w:space="0" w:color="auto"/>
        <w:bottom w:val="none" w:sz="0" w:space="0" w:color="auto"/>
        <w:right w:val="none" w:sz="0" w:space="0" w:color="auto"/>
      </w:divBdr>
    </w:div>
    <w:div w:id="1752312942">
      <w:bodyDiv w:val="1"/>
      <w:marLeft w:val="0"/>
      <w:marRight w:val="0"/>
      <w:marTop w:val="0"/>
      <w:marBottom w:val="0"/>
      <w:divBdr>
        <w:top w:val="none" w:sz="0" w:space="0" w:color="auto"/>
        <w:left w:val="none" w:sz="0" w:space="0" w:color="auto"/>
        <w:bottom w:val="none" w:sz="0" w:space="0" w:color="auto"/>
        <w:right w:val="none" w:sz="0" w:space="0" w:color="auto"/>
      </w:divBdr>
    </w:div>
    <w:div w:id="1893930284">
      <w:bodyDiv w:val="1"/>
      <w:marLeft w:val="0"/>
      <w:marRight w:val="0"/>
      <w:marTop w:val="0"/>
      <w:marBottom w:val="0"/>
      <w:divBdr>
        <w:top w:val="none" w:sz="0" w:space="0" w:color="auto"/>
        <w:left w:val="none" w:sz="0" w:space="0" w:color="auto"/>
        <w:bottom w:val="none" w:sz="0" w:space="0" w:color="auto"/>
        <w:right w:val="none" w:sz="0" w:space="0" w:color="auto"/>
      </w:divBdr>
    </w:div>
    <w:div w:id="1952200006">
      <w:bodyDiv w:val="1"/>
      <w:marLeft w:val="0"/>
      <w:marRight w:val="0"/>
      <w:marTop w:val="0"/>
      <w:marBottom w:val="0"/>
      <w:divBdr>
        <w:top w:val="none" w:sz="0" w:space="0" w:color="auto"/>
        <w:left w:val="none" w:sz="0" w:space="0" w:color="auto"/>
        <w:bottom w:val="none" w:sz="0" w:space="0" w:color="auto"/>
        <w:right w:val="none" w:sz="0" w:space="0" w:color="auto"/>
      </w:divBdr>
    </w:div>
    <w:div w:id="1959726462">
      <w:bodyDiv w:val="1"/>
      <w:marLeft w:val="0"/>
      <w:marRight w:val="0"/>
      <w:marTop w:val="0"/>
      <w:marBottom w:val="0"/>
      <w:divBdr>
        <w:top w:val="none" w:sz="0" w:space="0" w:color="auto"/>
        <w:left w:val="none" w:sz="0" w:space="0" w:color="auto"/>
        <w:bottom w:val="none" w:sz="0" w:space="0" w:color="auto"/>
        <w:right w:val="none" w:sz="0" w:space="0" w:color="auto"/>
      </w:divBdr>
    </w:div>
    <w:div w:id="1968971212">
      <w:bodyDiv w:val="1"/>
      <w:marLeft w:val="0"/>
      <w:marRight w:val="0"/>
      <w:marTop w:val="0"/>
      <w:marBottom w:val="0"/>
      <w:divBdr>
        <w:top w:val="none" w:sz="0" w:space="0" w:color="auto"/>
        <w:left w:val="none" w:sz="0" w:space="0" w:color="auto"/>
        <w:bottom w:val="none" w:sz="0" w:space="0" w:color="auto"/>
        <w:right w:val="none" w:sz="0" w:space="0" w:color="auto"/>
      </w:divBdr>
    </w:div>
    <w:div w:id="1994605427">
      <w:bodyDiv w:val="1"/>
      <w:marLeft w:val="0"/>
      <w:marRight w:val="0"/>
      <w:marTop w:val="0"/>
      <w:marBottom w:val="0"/>
      <w:divBdr>
        <w:top w:val="none" w:sz="0" w:space="0" w:color="auto"/>
        <w:left w:val="none" w:sz="0" w:space="0" w:color="auto"/>
        <w:bottom w:val="none" w:sz="0" w:space="0" w:color="auto"/>
        <w:right w:val="none" w:sz="0" w:space="0" w:color="auto"/>
      </w:divBdr>
    </w:div>
    <w:div w:id="1997301405">
      <w:bodyDiv w:val="1"/>
      <w:marLeft w:val="0"/>
      <w:marRight w:val="0"/>
      <w:marTop w:val="0"/>
      <w:marBottom w:val="0"/>
      <w:divBdr>
        <w:top w:val="none" w:sz="0" w:space="0" w:color="auto"/>
        <w:left w:val="none" w:sz="0" w:space="0" w:color="auto"/>
        <w:bottom w:val="none" w:sz="0" w:space="0" w:color="auto"/>
        <w:right w:val="none" w:sz="0" w:space="0" w:color="auto"/>
      </w:divBdr>
    </w:div>
    <w:div w:id="1999112158">
      <w:bodyDiv w:val="1"/>
      <w:marLeft w:val="0"/>
      <w:marRight w:val="0"/>
      <w:marTop w:val="0"/>
      <w:marBottom w:val="0"/>
      <w:divBdr>
        <w:top w:val="none" w:sz="0" w:space="0" w:color="auto"/>
        <w:left w:val="none" w:sz="0" w:space="0" w:color="auto"/>
        <w:bottom w:val="none" w:sz="0" w:space="0" w:color="auto"/>
        <w:right w:val="none" w:sz="0" w:space="0" w:color="auto"/>
      </w:divBdr>
    </w:div>
    <w:div w:id="2010476344">
      <w:bodyDiv w:val="1"/>
      <w:marLeft w:val="0"/>
      <w:marRight w:val="0"/>
      <w:marTop w:val="0"/>
      <w:marBottom w:val="0"/>
      <w:divBdr>
        <w:top w:val="none" w:sz="0" w:space="0" w:color="auto"/>
        <w:left w:val="none" w:sz="0" w:space="0" w:color="auto"/>
        <w:bottom w:val="none" w:sz="0" w:space="0" w:color="auto"/>
        <w:right w:val="none" w:sz="0" w:space="0" w:color="auto"/>
      </w:divBdr>
    </w:div>
    <w:div w:id="2011636601">
      <w:bodyDiv w:val="1"/>
      <w:marLeft w:val="0"/>
      <w:marRight w:val="0"/>
      <w:marTop w:val="0"/>
      <w:marBottom w:val="0"/>
      <w:divBdr>
        <w:top w:val="none" w:sz="0" w:space="0" w:color="auto"/>
        <w:left w:val="none" w:sz="0" w:space="0" w:color="auto"/>
        <w:bottom w:val="none" w:sz="0" w:space="0" w:color="auto"/>
        <w:right w:val="none" w:sz="0" w:space="0" w:color="auto"/>
      </w:divBdr>
    </w:div>
    <w:div w:id="2098015854">
      <w:bodyDiv w:val="1"/>
      <w:marLeft w:val="0"/>
      <w:marRight w:val="0"/>
      <w:marTop w:val="0"/>
      <w:marBottom w:val="0"/>
      <w:divBdr>
        <w:top w:val="none" w:sz="0" w:space="0" w:color="auto"/>
        <w:left w:val="none" w:sz="0" w:space="0" w:color="auto"/>
        <w:bottom w:val="none" w:sz="0" w:space="0" w:color="auto"/>
        <w:right w:val="none" w:sz="0" w:space="0" w:color="auto"/>
      </w:divBdr>
    </w:div>
    <w:div w:id="21234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4.bin"/><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comments" Target="comments.xml"/><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oleObject" Target="embeddings/oleObject5.bin"/><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3.bin"/><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oleObject" Target="embeddings/oleObject1.bin"/><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oleObject" Target="embeddings/oleObject6.bin"/></Relationships>
</file>

<file path=word/charts/_rels/chart1.xml.rels><?xml version="1.0" encoding="UTF-8" standalone="yes"?>
<Relationships xmlns="http://schemas.openxmlformats.org/package/2006/relationships"><Relationship Id="rId1" Type="http://schemas.openxmlformats.org/officeDocument/2006/relationships/oleObject" Target="file:///C:\Zoli\Incidence\sample_sugges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Zoli\Incidence\sample_sugges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Sheet1!$C$18</c:f>
              <c:strCache>
                <c:ptCount val="1"/>
                <c:pt idx="0">
                  <c:v>Original vector</c:v>
                </c:pt>
              </c:strCache>
            </c:strRef>
          </c:tx>
          <c:marker>
            <c:symbol val="none"/>
          </c:marker>
          <c:val>
            <c:numRef>
              <c:f>Sheet1!$D$18:$M$18</c:f>
              <c:numCache>
                <c:formatCode>General</c:formatCode>
                <c:ptCount val="10"/>
                <c:pt idx="0">
                  <c:v>1</c:v>
                </c:pt>
                <c:pt idx="1">
                  <c:v>4</c:v>
                </c:pt>
                <c:pt idx="2">
                  <c:v>7</c:v>
                </c:pt>
                <c:pt idx="3">
                  <c:v>8</c:v>
                </c:pt>
                <c:pt idx="4">
                  <c:v>6</c:v>
                </c:pt>
                <c:pt idx="5">
                  <c:v>3</c:v>
                </c:pt>
                <c:pt idx="6">
                  <c:v>2</c:v>
                </c:pt>
                <c:pt idx="7">
                  <c:v>1</c:v>
                </c:pt>
                <c:pt idx="8">
                  <c:v>1</c:v>
                </c:pt>
                <c:pt idx="9">
                  <c:v>1</c:v>
                </c:pt>
              </c:numCache>
            </c:numRef>
          </c:val>
          <c:smooth val="0"/>
        </c:ser>
        <c:ser>
          <c:idx val="1"/>
          <c:order val="1"/>
          <c:tx>
            <c:strRef>
              <c:f>Sheet1!$C$19</c:f>
              <c:strCache>
                <c:ptCount val="1"/>
                <c:pt idx="0">
                  <c:v>Moving</c:v>
                </c:pt>
              </c:strCache>
            </c:strRef>
          </c:tx>
          <c:marker>
            <c:symbol val="none"/>
          </c:marker>
          <c:val>
            <c:numRef>
              <c:f>Sheet1!$D$19:$N$19</c:f>
              <c:numCache>
                <c:formatCode>General</c:formatCode>
                <c:ptCount val="11"/>
                <c:pt idx="1">
                  <c:v>1</c:v>
                </c:pt>
                <c:pt idx="2">
                  <c:v>4</c:v>
                </c:pt>
                <c:pt idx="3">
                  <c:v>7</c:v>
                </c:pt>
                <c:pt idx="4">
                  <c:v>8</c:v>
                </c:pt>
                <c:pt idx="5">
                  <c:v>6</c:v>
                </c:pt>
                <c:pt idx="6">
                  <c:v>3</c:v>
                </c:pt>
                <c:pt idx="7">
                  <c:v>2</c:v>
                </c:pt>
                <c:pt idx="8">
                  <c:v>1</c:v>
                </c:pt>
                <c:pt idx="9">
                  <c:v>1</c:v>
                </c:pt>
                <c:pt idx="10">
                  <c:v>1</c:v>
                </c:pt>
              </c:numCache>
            </c:numRef>
          </c:val>
          <c:smooth val="0"/>
        </c:ser>
        <c:ser>
          <c:idx val="2"/>
          <c:order val="2"/>
          <c:tx>
            <c:strRef>
              <c:f>Sheet1!$C$20</c:f>
              <c:strCache>
                <c:ptCount val="1"/>
                <c:pt idx="0">
                  <c:v>Translated vector</c:v>
                </c:pt>
              </c:strCache>
            </c:strRef>
          </c:tx>
          <c:marker>
            <c:symbol val="none"/>
          </c:marker>
          <c:val>
            <c:numRef>
              <c:f>Sheet1!$D$20:$N$20</c:f>
              <c:numCache>
                <c:formatCode>General</c:formatCode>
                <c:ptCount val="11"/>
                <c:pt idx="0">
                  <c:v>1</c:v>
                </c:pt>
                <c:pt idx="1">
                  <c:v>1</c:v>
                </c:pt>
                <c:pt idx="2">
                  <c:v>4</c:v>
                </c:pt>
                <c:pt idx="3">
                  <c:v>7</c:v>
                </c:pt>
                <c:pt idx="4">
                  <c:v>8</c:v>
                </c:pt>
                <c:pt idx="5">
                  <c:v>6</c:v>
                </c:pt>
                <c:pt idx="6">
                  <c:v>3</c:v>
                </c:pt>
                <c:pt idx="7">
                  <c:v>2</c:v>
                </c:pt>
                <c:pt idx="8">
                  <c:v>1</c:v>
                </c:pt>
                <c:pt idx="9">
                  <c:v>1</c:v>
                </c:pt>
              </c:numCache>
            </c:numRef>
          </c:val>
          <c:smooth val="0"/>
        </c:ser>
        <c:dLbls>
          <c:showLegendKey val="0"/>
          <c:showVal val="0"/>
          <c:showCatName val="0"/>
          <c:showSerName val="0"/>
          <c:showPercent val="0"/>
          <c:showBubbleSize val="0"/>
        </c:dLbls>
        <c:hiLowLines/>
        <c:marker val="1"/>
        <c:smooth val="0"/>
        <c:axId val="297779712"/>
        <c:axId val="388992960"/>
      </c:lineChart>
      <c:catAx>
        <c:axId val="297779712"/>
        <c:scaling>
          <c:orientation val="minMax"/>
        </c:scaling>
        <c:delete val="0"/>
        <c:axPos val="b"/>
        <c:minorGridlines/>
        <c:title>
          <c:tx>
            <c:rich>
              <a:bodyPr/>
              <a:lstStyle/>
              <a:p>
                <a:pPr>
                  <a:defRPr/>
                </a:pPr>
                <a:r>
                  <a:rPr lang="en-US"/>
                  <a:t>Samples</a:t>
                </a:r>
              </a:p>
            </c:rich>
          </c:tx>
          <c:overlay val="0"/>
        </c:title>
        <c:majorTickMark val="out"/>
        <c:minorTickMark val="none"/>
        <c:tickLblPos val="nextTo"/>
        <c:crossAx val="388992960"/>
        <c:crosses val="autoZero"/>
        <c:auto val="1"/>
        <c:lblAlgn val="ctr"/>
        <c:lblOffset val="100"/>
        <c:noMultiLvlLbl val="0"/>
      </c:catAx>
      <c:valAx>
        <c:axId val="388992960"/>
        <c:scaling>
          <c:orientation val="minMax"/>
        </c:scaling>
        <c:delete val="0"/>
        <c:axPos val="l"/>
        <c:title>
          <c:tx>
            <c:rich>
              <a:bodyPr rot="-5400000" vert="horz"/>
              <a:lstStyle/>
              <a:p>
                <a:pPr>
                  <a:defRPr/>
                </a:pPr>
                <a:r>
                  <a:rPr lang="en-US"/>
                  <a:t>Intensity</a:t>
                </a:r>
              </a:p>
            </c:rich>
          </c:tx>
          <c:overlay val="0"/>
        </c:title>
        <c:numFmt formatCode="General" sourceLinked="1"/>
        <c:majorTickMark val="out"/>
        <c:minorTickMark val="none"/>
        <c:tickLblPos val="nextTo"/>
        <c:crossAx val="29777971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Sheet1!$C$37</c:f>
              <c:strCache>
                <c:ptCount val="1"/>
                <c:pt idx="0">
                  <c:v>1</c:v>
                </c:pt>
              </c:strCache>
            </c:strRef>
          </c:tx>
          <c:spPr>
            <a:ln>
              <a:prstDash val="dash"/>
            </a:ln>
          </c:spPr>
          <c:marker>
            <c:symbol val="none"/>
          </c:marker>
          <c:val>
            <c:numRef>
              <c:f>Sheet1!$D$37:$M$37</c:f>
              <c:numCache>
                <c:formatCode>General</c:formatCode>
                <c:ptCount val="10"/>
                <c:pt idx="0">
                  <c:v>1</c:v>
                </c:pt>
                <c:pt idx="1">
                  <c:v>4</c:v>
                </c:pt>
                <c:pt idx="2">
                  <c:v>7</c:v>
                </c:pt>
                <c:pt idx="3">
                  <c:v>6</c:v>
                </c:pt>
                <c:pt idx="4">
                  <c:v>8</c:v>
                </c:pt>
                <c:pt idx="5">
                  <c:v>7</c:v>
                </c:pt>
                <c:pt idx="6">
                  <c:v>2</c:v>
                </c:pt>
                <c:pt idx="7">
                  <c:v>1</c:v>
                </c:pt>
                <c:pt idx="8">
                  <c:v>1</c:v>
                </c:pt>
                <c:pt idx="9">
                  <c:v>1</c:v>
                </c:pt>
              </c:numCache>
            </c:numRef>
          </c:val>
          <c:smooth val="0"/>
        </c:ser>
        <c:ser>
          <c:idx val="1"/>
          <c:order val="1"/>
          <c:tx>
            <c:strRef>
              <c:f>Sheet1!$C$38</c:f>
              <c:strCache>
                <c:ptCount val="1"/>
                <c:pt idx="0">
                  <c:v>2</c:v>
                </c:pt>
              </c:strCache>
            </c:strRef>
          </c:tx>
          <c:spPr>
            <a:ln>
              <a:prstDash val="dash"/>
            </a:ln>
          </c:spPr>
          <c:marker>
            <c:symbol val="none"/>
          </c:marker>
          <c:val>
            <c:numRef>
              <c:f>Sheet1!$D$38:$M$38</c:f>
              <c:numCache>
                <c:formatCode>General</c:formatCode>
                <c:ptCount val="10"/>
                <c:pt idx="0">
                  <c:v>1</c:v>
                </c:pt>
                <c:pt idx="1">
                  <c:v>4</c:v>
                </c:pt>
                <c:pt idx="2">
                  <c:v>6</c:v>
                </c:pt>
                <c:pt idx="3">
                  <c:v>7</c:v>
                </c:pt>
                <c:pt idx="4">
                  <c:v>9</c:v>
                </c:pt>
                <c:pt idx="5">
                  <c:v>8</c:v>
                </c:pt>
                <c:pt idx="6">
                  <c:v>5</c:v>
                </c:pt>
                <c:pt idx="7">
                  <c:v>1</c:v>
                </c:pt>
                <c:pt idx="8">
                  <c:v>1</c:v>
                </c:pt>
                <c:pt idx="9">
                  <c:v>1</c:v>
                </c:pt>
              </c:numCache>
            </c:numRef>
          </c:val>
          <c:smooth val="0"/>
        </c:ser>
        <c:ser>
          <c:idx val="2"/>
          <c:order val="2"/>
          <c:tx>
            <c:strRef>
              <c:f>Sheet1!$C$39</c:f>
              <c:strCache>
                <c:ptCount val="1"/>
                <c:pt idx="0">
                  <c:v>3</c:v>
                </c:pt>
              </c:strCache>
            </c:strRef>
          </c:tx>
          <c:spPr>
            <a:ln>
              <a:prstDash val="dash"/>
            </a:ln>
          </c:spPr>
          <c:marker>
            <c:symbol val="none"/>
          </c:marker>
          <c:val>
            <c:numRef>
              <c:f>Sheet1!$D$39:$M$39</c:f>
              <c:numCache>
                <c:formatCode>General</c:formatCode>
                <c:ptCount val="10"/>
                <c:pt idx="0">
                  <c:v>2</c:v>
                </c:pt>
                <c:pt idx="1">
                  <c:v>3</c:v>
                </c:pt>
                <c:pt idx="2">
                  <c:v>4</c:v>
                </c:pt>
                <c:pt idx="3">
                  <c:v>7</c:v>
                </c:pt>
                <c:pt idx="4">
                  <c:v>8</c:v>
                </c:pt>
                <c:pt idx="5">
                  <c:v>6</c:v>
                </c:pt>
                <c:pt idx="6">
                  <c:v>3</c:v>
                </c:pt>
                <c:pt idx="7">
                  <c:v>2</c:v>
                </c:pt>
                <c:pt idx="8">
                  <c:v>1</c:v>
                </c:pt>
                <c:pt idx="9">
                  <c:v>1</c:v>
                </c:pt>
              </c:numCache>
            </c:numRef>
          </c:val>
          <c:smooth val="0"/>
        </c:ser>
        <c:ser>
          <c:idx val="3"/>
          <c:order val="3"/>
          <c:tx>
            <c:strRef>
              <c:f>Sheet1!$C$40</c:f>
              <c:strCache>
                <c:ptCount val="1"/>
                <c:pt idx="0">
                  <c:v>4</c:v>
                </c:pt>
              </c:strCache>
            </c:strRef>
          </c:tx>
          <c:spPr>
            <a:ln>
              <a:prstDash val="dash"/>
            </a:ln>
          </c:spPr>
          <c:marker>
            <c:symbol val="none"/>
          </c:marker>
          <c:val>
            <c:numRef>
              <c:f>Sheet1!$D$40:$M$40</c:f>
              <c:numCache>
                <c:formatCode>General</c:formatCode>
                <c:ptCount val="10"/>
                <c:pt idx="0">
                  <c:v>1</c:v>
                </c:pt>
                <c:pt idx="1">
                  <c:v>2</c:v>
                </c:pt>
                <c:pt idx="2">
                  <c:v>3</c:v>
                </c:pt>
                <c:pt idx="3">
                  <c:v>4</c:v>
                </c:pt>
                <c:pt idx="4">
                  <c:v>6</c:v>
                </c:pt>
                <c:pt idx="5">
                  <c:v>5</c:v>
                </c:pt>
                <c:pt idx="6">
                  <c:v>3</c:v>
                </c:pt>
                <c:pt idx="7">
                  <c:v>1</c:v>
                </c:pt>
                <c:pt idx="8">
                  <c:v>2</c:v>
                </c:pt>
                <c:pt idx="9">
                  <c:v>1</c:v>
                </c:pt>
              </c:numCache>
            </c:numRef>
          </c:val>
          <c:smooth val="0"/>
        </c:ser>
        <c:ser>
          <c:idx val="4"/>
          <c:order val="4"/>
          <c:tx>
            <c:strRef>
              <c:f>Sheet1!$C$41</c:f>
              <c:strCache>
                <c:ptCount val="1"/>
                <c:pt idx="0">
                  <c:v>5</c:v>
                </c:pt>
              </c:strCache>
            </c:strRef>
          </c:tx>
          <c:spPr>
            <a:ln>
              <a:prstDash val="dash"/>
            </a:ln>
          </c:spPr>
          <c:marker>
            <c:symbol val="none"/>
          </c:marker>
          <c:val>
            <c:numRef>
              <c:f>Sheet1!$D$41:$M$41</c:f>
              <c:numCache>
                <c:formatCode>General</c:formatCode>
                <c:ptCount val="10"/>
                <c:pt idx="0">
                  <c:v>1</c:v>
                </c:pt>
                <c:pt idx="1">
                  <c:v>5</c:v>
                </c:pt>
                <c:pt idx="2">
                  <c:v>2</c:v>
                </c:pt>
                <c:pt idx="3">
                  <c:v>3</c:v>
                </c:pt>
                <c:pt idx="4">
                  <c:v>9</c:v>
                </c:pt>
                <c:pt idx="5">
                  <c:v>7</c:v>
                </c:pt>
                <c:pt idx="6">
                  <c:v>4</c:v>
                </c:pt>
                <c:pt idx="7">
                  <c:v>3</c:v>
                </c:pt>
                <c:pt idx="8">
                  <c:v>2</c:v>
                </c:pt>
                <c:pt idx="9">
                  <c:v>1</c:v>
                </c:pt>
              </c:numCache>
            </c:numRef>
          </c:val>
          <c:smooth val="0"/>
        </c:ser>
        <c:ser>
          <c:idx val="5"/>
          <c:order val="5"/>
          <c:tx>
            <c:strRef>
              <c:f>Sheet1!$C$42</c:f>
              <c:strCache>
                <c:ptCount val="1"/>
                <c:pt idx="0">
                  <c:v>Median</c:v>
                </c:pt>
              </c:strCache>
            </c:strRef>
          </c:tx>
          <c:spPr>
            <a:ln>
              <a:solidFill>
                <a:schemeClr val="tx1"/>
              </a:solidFill>
            </a:ln>
          </c:spPr>
          <c:marker>
            <c:symbol val="none"/>
          </c:marker>
          <c:val>
            <c:numRef>
              <c:f>Sheet1!$D$42:$M$42</c:f>
              <c:numCache>
                <c:formatCode>General</c:formatCode>
                <c:ptCount val="10"/>
                <c:pt idx="0">
                  <c:v>1</c:v>
                </c:pt>
                <c:pt idx="1">
                  <c:v>4</c:v>
                </c:pt>
                <c:pt idx="2">
                  <c:v>4</c:v>
                </c:pt>
                <c:pt idx="3">
                  <c:v>6</c:v>
                </c:pt>
                <c:pt idx="4">
                  <c:v>8</c:v>
                </c:pt>
                <c:pt idx="5">
                  <c:v>7</c:v>
                </c:pt>
                <c:pt idx="6">
                  <c:v>3</c:v>
                </c:pt>
                <c:pt idx="7">
                  <c:v>1</c:v>
                </c:pt>
                <c:pt idx="8">
                  <c:v>1</c:v>
                </c:pt>
                <c:pt idx="9">
                  <c:v>1</c:v>
                </c:pt>
              </c:numCache>
            </c:numRef>
          </c:val>
          <c:smooth val="0"/>
        </c:ser>
        <c:ser>
          <c:idx val="6"/>
          <c:order val="6"/>
          <c:tx>
            <c:strRef>
              <c:f>Sheet1!$C$43</c:f>
              <c:strCache>
                <c:ptCount val="1"/>
                <c:pt idx="0">
                  <c:v>Average</c:v>
                </c:pt>
              </c:strCache>
            </c:strRef>
          </c:tx>
          <c:spPr>
            <a:ln>
              <a:solidFill>
                <a:srgbClr val="FF0000"/>
              </a:solidFill>
            </a:ln>
          </c:spPr>
          <c:marker>
            <c:symbol val="none"/>
          </c:marker>
          <c:val>
            <c:numRef>
              <c:f>Sheet1!$D$43:$M$43</c:f>
              <c:numCache>
                <c:formatCode>General</c:formatCode>
                <c:ptCount val="10"/>
                <c:pt idx="0">
                  <c:v>1.2</c:v>
                </c:pt>
                <c:pt idx="1">
                  <c:v>3.6</c:v>
                </c:pt>
                <c:pt idx="2">
                  <c:v>4.4000000000000004</c:v>
                </c:pt>
                <c:pt idx="3">
                  <c:v>5.4</c:v>
                </c:pt>
                <c:pt idx="4">
                  <c:v>8</c:v>
                </c:pt>
                <c:pt idx="5">
                  <c:v>6.6</c:v>
                </c:pt>
                <c:pt idx="6">
                  <c:v>3.4</c:v>
                </c:pt>
                <c:pt idx="7">
                  <c:v>1.6</c:v>
                </c:pt>
                <c:pt idx="8">
                  <c:v>1.4</c:v>
                </c:pt>
                <c:pt idx="9">
                  <c:v>1</c:v>
                </c:pt>
              </c:numCache>
            </c:numRef>
          </c:val>
          <c:smooth val="0"/>
        </c:ser>
        <c:dLbls>
          <c:showLegendKey val="0"/>
          <c:showVal val="0"/>
          <c:showCatName val="0"/>
          <c:showSerName val="0"/>
          <c:showPercent val="0"/>
          <c:showBubbleSize val="0"/>
        </c:dLbls>
        <c:hiLowLines/>
        <c:marker val="1"/>
        <c:smooth val="0"/>
        <c:axId val="391977472"/>
        <c:axId val="388995840"/>
      </c:lineChart>
      <c:catAx>
        <c:axId val="391977472"/>
        <c:scaling>
          <c:orientation val="minMax"/>
        </c:scaling>
        <c:delete val="0"/>
        <c:axPos val="b"/>
        <c:minorGridlines/>
        <c:title>
          <c:tx>
            <c:rich>
              <a:bodyPr/>
              <a:lstStyle/>
              <a:p>
                <a:pPr>
                  <a:defRPr/>
                </a:pPr>
                <a:r>
                  <a:rPr lang="en-US"/>
                  <a:t>Samples</a:t>
                </a:r>
              </a:p>
            </c:rich>
          </c:tx>
          <c:overlay val="0"/>
        </c:title>
        <c:majorTickMark val="out"/>
        <c:minorTickMark val="none"/>
        <c:tickLblPos val="nextTo"/>
        <c:crossAx val="388995840"/>
        <c:crosses val="autoZero"/>
        <c:auto val="1"/>
        <c:lblAlgn val="ctr"/>
        <c:lblOffset val="100"/>
        <c:noMultiLvlLbl val="0"/>
      </c:catAx>
      <c:valAx>
        <c:axId val="388995840"/>
        <c:scaling>
          <c:orientation val="minMax"/>
        </c:scaling>
        <c:delete val="0"/>
        <c:axPos val="l"/>
        <c:title>
          <c:tx>
            <c:rich>
              <a:bodyPr rot="-5400000" vert="horz"/>
              <a:lstStyle/>
              <a:p>
                <a:pPr>
                  <a:defRPr/>
                </a:pPr>
                <a:r>
                  <a:rPr lang="en-US"/>
                  <a:t>Intensity</a:t>
                </a:r>
              </a:p>
            </c:rich>
          </c:tx>
          <c:overlay val="0"/>
        </c:title>
        <c:numFmt formatCode="General" sourceLinked="1"/>
        <c:majorTickMark val="out"/>
        <c:minorTickMark val="none"/>
        <c:tickLblPos val="nextTo"/>
        <c:crossAx val="39197747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49EEA-199E-4908-9C29-C819A7581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51</Pages>
  <Words>8586</Words>
  <Characters>48941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Civil, Environmental and Geodetic Engineering</Company>
  <LinksUpToDate>false</LinksUpToDate>
  <CharactersWithSpaces>57413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Zoltan Koppanyi</dc:creator>
  <cp:lastModifiedBy>Zoltan Koppanyi</cp:lastModifiedBy>
  <cp:revision>492</cp:revision>
  <dcterms:created xsi:type="dcterms:W3CDTF">2014-08-16T16:40:00Z</dcterms:created>
  <dcterms:modified xsi:type="dcterms:W3CDTF">2014-08-21T19:34:00Z</dcterms:modified>
</cp:coreProperties>
</file>